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68E4" w14:textId="77777777" w:rsidR="00F551B7" w:rsidRDefault="00000000">
      <w:pPr>
        <w:jc w:val="center"/>
      </w:pPr>
      <w:commentRangeStart w:id="0"/>
      <w:r>
        <w:rPr>
          <w:b/>
          <w:bCs/>
          <w:sz w:val="26"/>
          <w:szCs w:val="26"/>
        </w:rPr>
        <w:t>TA'LIM XIZMATI KO'RSATISH SHARTNOMASI</w:t>
      </w:r>
      <w:commentRangeEnd w:id="0"/>
      <w:r>
        <w:rPr>
          <w:rStyle w:val="CommentReference"/>
        </w:rPr>
        <w:commentReference w:id="0"/>
      </w:r>
    </w:p>
    <w:p w14:paraId="4E63C88C" w14:textId="77777777" w:rsidR="00F551B7" w:rsidRDefault="00000000">
      <w:pPr>
        <w:spacing w:after="120"/>
        <w:jc w:val="center"/>
      </w:pPr>
      <w:r>
        <w:rPr>
          <w:b/>
          <w:bCs/>
          <w:sz w:val="24"/>
          <w:szCs w:val="24"/>
        </w:rPr>
        <w:t>№ __________</w:t>
      </w:r>
    </w:p>
    <w:tbl>
      <w:tblPr>
        <w:tblW w:w="9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F551B7" w14:paraId="559197C9" w14:textId="77777777">
        <w:tblPrEx>
          <w:tblCellMar>
            <w:top w:w="0" w:type="dxa"/>
            <w:bottom w:w="0" w:type="dxa"/>
          </w:tblCellMar>
        </w:tblPrEx>
        <w:tc>
          <w:tcPr>
            <w:tcW w:w="4750" w:type="dxa"/>
          </w:tcPr>
          <w:p w14:paraId="651174E7" w14:textId="77777777" w:rsidR="00F551B7" w:rsidRDefault="00000000">
            <w:commentRangeStart w:id="1"/>
            <w:del w:id="901" w:author="Claude" w:date="2026-09-24T12:00:00Z">
              <w:r>
                <w:rPr>
                  <w:b/>
                  <w:bCs/>
                  <w:sz w:val="22"/>
                  <w:szCs w:val="22"/>
                </w:rPr>
                <w:delText xml:space="preserve">Namangan</w:delText>
              </w:r>
            </w:del>
            <w:ins w:id="902" w:author="Claude" w:date="2026-09-24T12:00:00Z">
              <w:r>
                <w:rPr>
                  <w:b/>
                  <w:bCs/>
                  <w:sz w:val="22"/>
                  <w:szCs w:val="22"/>
                </w:rPr>
                <w:t xml:space="preserve">__________</w:t>
              </w:r>
            </w:ins>
            <w:r>
              <w:rPr>
                <w:b/>
                <w:bCs/>
                <w:sz w:val="22"/>
                <w:szCs w:val="22"/>
              </w:rPr>
              <w:t xml:space="preserve"> shahri</w:t>
            </w:r>
            <w:commentRangeEnd w:id="1"/>
            <w:r>
              <w:rPr>
                <w:rStyle w:val="CommentReference"/>
              </w:rPr>
              <w:commentReference w:id="1"/>
            </w:r>
          </w:p>
        </w:tc>
        <w:tc>
          <w:tcPr>
            <w:tcW w:w="4750" w:type="dxa"/>
          </w:tcPr>
          <w:p w14:paraId="69BEBE26" w14:textId="77777777" w:rsidR="00F551B7" w:rsidRDefault="00000000">
            <w:pPr>
              <w:jc w:val="right"/>
            </w:pPr>
            <w:r>
              <w:rPr>
                <w:b/>
                <w:bCs/>
                <w:sz w:val="22"/>
                <w:szCs w:val="22"/>
              </w:rPr>
              <w:t xml:space="preserve">«___» _______________ 2026 yil</w:t>
            </w:r>
          </w:p>
        </w:tc>
      </w:tr>
    </w:tbl>
    <w:p w14:paraId="4D78EE02" w14:textId="77777777" w:rsidR="00F551B7" w:rsidRDefault="00F551B7"/>
    <w:p w14:paraId="334FA376" w14:textId="77777777" w:rsidR="00F551B7" w:rsidRDefault="00000000">
      <w:pPr>
        <w:spacing w:after="80"/>
        <w:jc w:val="both"/>
      </w:pPr>
      <w:r>
        <w:rPr>
          <w:b/>
          <w:bCs/>
          <w:sz w:val="22"/>
          <w:szCs w:val="22"/>
        </w:rPr>
        <w:t xml:space="preserve">«Daf Sprachzentrum» MCHJ</w:t>
      </w:r>
      <w:r>
        <w:rPr>
          <w:sz w:val="22"/>
          <w:szCs w:val="22"/>
        </w:rPr>
        <w:t xml:space="preserve">, keyingi o'rinlarda </w:t>
      </w:r>
      <w:r>
        <w:rPr>
          <w:b/>
          <w:bCs/>
          <w:sz w:val="22"/>
          <w:szCs w:val="22"/>
        </w:rPr>
        <w:t>«Ijrochi»</w:t>
      </w:r>
      <w:r>
        <w:rPr>
          <w:sz w:val="22"/>
          <w:szCs w:val="22"/>
        </w:rPr>
        <w:t xml:space="preserve"> deb ataluvchi bir tomondan, hamda quyida ma'lumotlari ko'rsatilgan shaxs, keyingi o'rinlarda </w:t>
      </w:r>
      <w:r>
        <w:rPr>
          <w:b/>
          <w:bCs/>
          <w:sz w:val="22"/>
          <w:szCs w:val="22"/>
        </w:rPr>
        <w:t>«Buyurtmachi»</w:t>
      </w:r>
      <w:r>
        <w:rPr>
          <w:sz w:val="22"/>
          <w:szCs w:val="22"/>
        </w:rPr>
        <w:t xml:space="preserve"> deb ataluvchi ikkinchi tomondan, birgalikda </w:t>
      </w:r>
      <w:r>
        <w:rPr>
          <w:b/>
          <w:bCs/>
          <w:sz w:val="22"/>
          <w:szCs w:val="22"/>
        </w:rPr>
        <w:t>«Tomonlar»</w:t>
      </w:r>
      <w:r>
        <w:rPr>
          <w:sz w:val="22"/>
          <w:szCs w:val="22"/>
        </w:rPr>
        <w:t xml:space="preserve"> deb atalib, O'zbekiston Respublikasi Fuqarolik Kodeksining 703–711-moddalari hamda «Ta'lim to'g'risida»gi Qonunga muvofiq ushbu shartnomani (keyingi o'rinlarda — </w:t>
      </w:r>
      <w:r>
        <w:rPr>
          <w:b/>
          <w:bCs/>
          <w:sz w:val="22"/>
          <w:szCs w:val="22"/>
        </w:rPr>
        <w:t>Shartnoma</w:t>
      </w:r>
      <w:r>
        <w:rPr>
          <w:sz w:val="22"/>
          <w:szCs w:val="22"/>
        </w:rPr>
        <w:t xml:space="preserve">) tuzdilar.</w:t>
      </w:r>
    </w:p>
    <w:p w14:paraId="113EAC74" w14:textId="77777777" w:rsidR="00F551B7" w:rsidRDefault="00000000">
      <w:pPr>
        <w:spacing w:after="80"/>
        <w:jc w:val="both"/>
      </w:pPr>
      <w:r>
        <w:rPr>
          <w:b/>
          <w:bCs/>
          <w:i/>
          <w:iCs/>
        </w:rPr>
        <w:t>Izoh:</w:t>
      </w:r>
      <w:r>
        <w:rPr>
          <w:i/>
          <w:iCs/>
        </w:rPr>
        <w:t xml:space="preserve"> Ta'lim oluvchi 18 yoshga to'lmagan bo'lsa, Shartnomani uning ota-onasi yoki qonuniy vakili Buyurtmachi sifatida imzolaydi va barcha huquqiy majburiyatlarni o'z zimmasiga oladi.</w:t>
      </w:r>
    </w:p>
    <w:p w14:paraId="2C6A95AA" w14:textId="77777777" w:rsidR="00F551B7" w:rsidRDefault="00F551B7"/>
    <w:p w14:paraId="0FFC6517" w14:textId="77777777" w:rsidR="00F551B7" w:rsidRDefault="00000000">
      <w:pPr>
        <w:spacing w:before="160" w:after="80"/>
        <w:jc w:val="center"/>
      </w:pPr>
      <w:r>
        <w:rPr>
          <w:b/>
          <w:bCs/>
          <w:sz w:val="22"/>
          <w:szCs w:val="22"/>
        </w:rPr>
        <w:t>1. TOMONLAR HAQIDAGI MA'LUMOTLAR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100"/>
      </w:tblGrid>
      <w:tr w:rsidR="00F551B7" w14:paraId="15586EA3" w14:textId="77777777">
        <w:tblPrEx>
          <w:tblCellMar>
            <w:top w:w="0" w:type="dxa"/>
            <w:bottom w:w="0" w:type="dxa"/>
          </w:tblCellMar>
        </w:tblPrEx>
        <w:tc>
          <w:tcPr>
            <w:tcW w:w="9500" w:type="dxa"/>
            <w:gridSpan w:val="2"/>
            <w:shd w:val="clear" w:color="auto" w:fill="D9D9D9"/>
            <w:tcMar>
              <w:top w:w="80" w:type="dxa"/>
              <w:left w:w="100" w:type="dxa"/>
              <w:bottom w:w="80" w:type="dxa"/>
              <w:right w:w="100" w:type="dxa"/>
            </w:tcMar>
          </w:tcPr>
          <w:p w14:paraId="60BEDE06" w14:textId="77777777" w:rsidR="00F551B7" w:rsidRDefault="00000000">
            <w:pPr>
              <w:jc w:val="center"/>
            </w:pPr>
            <w:r>
              <w:rPr>
                <w:b/>
                <w:bCs/>
              </w:rPr>
              <w:t xml:space="preserve">IJROCHI (Ta'lim markazi)</w:t>
            </w:r>
          </w:p>
        </w:tc>
      </w:tr>
      <w:tr w:rsidR="00F551B7" w14:paraId="1E022905"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7C99309D" w14:textId="77777777" w:rsidR="00F551B7" w:rsidRDefault="00000000">
            <w:r>
              <w:rPr>
                <w:b/>
                <w:bCs/>
              </w:rPr>
              <w:t xml:space="preserve">Tashkilot nomi</w:t>
            </w:r>
          </w:p>
        </w:tc>
        <w:tc>
          <w:tcPr>
            <w:tcW w:w="6100" w:type="dxa"/>
            <w:tcMar>
              <w:top w:w="80" w:type="dxa"/>
              <w:left w:w="100" w:type="dxa"/>
              <w:bottom w:w="80" w:type="dxa"/>
              <w:right w:w="100" w:type="dxa"/>
            </w:tcMar>
            <w:vAlign w:val="center"/>
          </w:tcPr>
          <w:p w14:paraId="1BEAE93A" w14:textId="77777777" w:rsidR="00F551B7" w:rsidRDefault="00000000">
            <w:r>
              <w:t xml:space="preserve">«Daf Sprachzentrum» MCHJ</w:t>
            </w:r>
          </w:p>
        </w:tc>
      </w:tr>
      <w:tr w:rsidR="00F551B7" w:rsidRPr="002C2602" w14:paraId="5B44607F"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53EC5B37" w14:textId="77777777" w:rsidR="00F551B7" w:rsidRDefault="00000000">
            <w:del w:id="903" w:author="Claude" w:date="2026-09-24T12:00:00Z">
              <w:r>
                <w:rPr>
                  <w:b/>
                  <w:bCs/>
                </w:rPr>
                <w:delText xml:space="preserve">Manzil</w:delText>
              </w:r>
            </w:del>
            <w:ins w:id="904" w:author="Claude" w:date="2026-09-24T12:00:00Z">
              <w:r>
                <w:rPr>
                  <w:b/>
                  <w:bCs/>
                </w:rPr>
                <w:t xml:space="preserve">Filial manzili</w:t>
              </w:r>
            </w:ins>
          </w:p>
        </w:tc>
        <w:tc>
          <w:tcPr>
            <w:tcW w:w="6100" w:type="dxa"/>
            <w:tcMar>
              <w:top w:w="80" w:type="dxa"/>
              <w:left w:w="100" w:type="dxa"/>
              <w:bottom w:w="80" w:type="dxa"/>
              <w:right w:w="100" w:type="dxa"/>
            </w:tcMar>
            <w:vAlign w:val="center"/>
          </w:tcPr>
          <w:p w14:paraId="2D7421E0" w14:textId="023B5830" w:rsidR="00F551B7" w:rsidRPr="002C2602" w:rsidRDefault="00000000">
            <w:pPr>
              <w:rPr>
                <w:lang w:val="en-US"/>
              </w:rPr>
            </w:pPr>
            <w:commentRangeStart w:id="2"/>
            <w:del w:id="905" w:author="Claude" w:date="2026-09-24T12:00:00Z">
              <w:r>
                <w:rPr>
                  <w:lang w:val="en-US"/>
                </w:rPr>
                <w:delText xml:space="preserve">Namangan shahri, Istiqlol ko'chasi, 48</w:delText>
              </w:r>
            </w:del>
            <w:ins w:id="906" w:author="Claude" w:date="2026-09-24T12:00:00Z">
              <w:r>
                <w:rPr>
                  <w:lang w:val="en-US"/>
                </w:rPr>
                <w:t xml:space="preserve">________________________________</w:t>
              </w:r>
            </w:ins>
            <w:commentRangeEnd w:id="2"/>
            <w:r>
              <w:rPr>
                <w:rStyle w:val="CommentReference"/>
              </w:rPr>
              <w:commentReference w:id="2"/>
            </w:r>
          </w:p>
        </w:tc>
      </w:tr>
      <w:tr w:rsidR="00F551B7" w14:paraId="358EF7C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936C4F8" w14:textId="77777777" w:rsidR="00F551B7" w:rsidRDefault="00000000">
            <w:r>
              <w:rPr>
                <w:b/>
                <w:bCs/>
              </w:rPr>
              <w:t>STIR</w:t>
            </w:r>
          </w:p>
        </w:tc>
        <w:tc>
          <w:tcPr>
            <w:tcW w:w="6100" w:type="dxa"/>
            <w:tcMar>
              <w:top w:w="80" w:type="dxa"/>
              <w:left w:w="100" w:type="dxa"/>
              <w:bottom w:w="80" w:type="dxa"/>
              <w:right w:w="100" w:type="dxa"/>
            </w:tcMar>
            <w:vAlign w:val="center"/>
          </w:tcPr>
          <w:p w14:paraId="752F6051" w14:textId="77777777" w:rsidR="00F551B7" w:rsidRDefault="00000000">
            <w:r>
              <w:t>309813904</w:t>
            </w:r>
          </w:p>
        </w:tc>
      </w:tr>
      <w:tr w:rsidR="00F551B7" w14:paraId="0BADFF9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48C4DDAB" w14:textId="77777777" w:rsidR="00F551B7" w:rsidRDefault="00000000">
            <w:r>
              <w:rPr>
                <w:b/>
                <w:bCs/>
              </w:rPr>
              <w:t>Litsenziya</w:t>
            </w:r>
          </w:p>
        </w:tc>
        <w:tc>
          <w:tcPr>
            <w:tcW w:w="6100" w:type="dxa"/>
            <w:tcMar>
              <w:top w:w="80" w:type="dxa"/>
              <w:left w:w="100" w:type="dxa"/>
              <w:bottom w:w="80" w:type="dxa"/>
              <w:right w:w="100" w:type="dxa"/>
            </w:tcMar>
            <w:vAlign w:val="center"/>
          </w:tcPr>
          <w:p w14:paraId="4378C86E" w14:textId="77777777" w:rsidR="00F551B7" w:rsidRDefault="00000000">
            <w:r>
              <w:t xml:space="preserve">№068844, «14» mart 2023 y.</w:t>
            </w:r>
          </w:p>
        </w:tc>
      </w:tr>
      <w:tr w:rsidR="00F551B7" w14:paraId="19F9DD79"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2D33700B" w14:textId="77777777" w:rsidR="00F551B7" w:rsidRDefault="00000000">
            <w:r>
              <w:rPr>
                <w:b/>
                <w:bCs/>
              </w:rPr>
              <w:t xml:space="preserve">Vakil / Lavozimi</w:t>
            </w:r>
          </w:p>
        </w:tc>
        <w:tc>
          <w:tcPr>
            <w:tcW w:w="6100" w:type="dxa"/>
            <w:tcMar>
              <w:top w:w="80" w:type="dxa"/>
              <w:left w:w="100" w:type="dxa"/>
              <w:bottom w:w="80" w:type="dxa"/>
              <w:right w:w="100" w:type="dxa"/>
            </w:tcMar>
            <w:vAlign w:val="center"/>
          </w:tcPr>
          <w:p w14:paraId="295E1935" w14:textId="77777777" w:rsidR="00F551B7" w:rsidRDefault="00F551B7"/>
        </w:tc>
      </w:tr>
      <w:tr w:rsidR="00F551B7" w14:paraId="4BBEBD8B" w14:textId="77777777">
        <w:tblPrEx>
          <w:tblCellMar>
            <w:top w:w="0" w:type="dxa"/>
            <w:bottom w:w="0" w:type="dxa"/>
          </w:tblCellMar>
        </w:tblPrEx>
        <w:tc>
          <w:tcPr>
            <w:tcW w:w="9500" w:type="dxa"/>
            <w:gridSpan w:val="2"/>
            <w:shd w:val="clear" w:color="auto" w:fill="D9D9D9"/>
            <w:tcMar>
              <w:top w:w="80" w:type="dxa"/>
              <w:left w:w="100" w:type="dxa"/>
              <w:bottom w:w="80" w:type="dxa"/>
              <w:right w:w="100" w:type="dxa"/>
            </w:tcMar>
          </w:tcPr>
          <w:p w14:paraId="21B22EEB" w14:textId="77777777" w:rsidR="00F551B7" w:rsidRDefault="00000000">
            <w:pPr>
              <w:jc w:val="center"/>
            </w:pPr>
            <w:r>
              <w:rPr>
                <w:b/>
                <w:bCs/>
              </w:rPr>
              <w:t xml:space="preserve">BUYURTMACHI (To'lovchi tomon)</w:t>
            </w:r>
          </w:p>
        </w:tc>
      </w:tr>
      <w:tr w:rsidR="00F551B7" w14:paraId="6C96E57F"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F7A64F8" w14:textId="77777777" w:rsidR="00F551B7" w:rsidRDefault="00000000">
            <w:r>
              <w:rPr>
                <w:b/>
                <w:bCs/>
              </w:rPr>
              <w:t>F.I.O.</w:t>
            </w:r>
          </w:p>
        </w:tc>
        <w:tc>
          <w:tcPr>
            <w:tcW w:w="6100" w:type="dxa"/>
            <w:tcMar>
              <w:top w:w="80" w:type="dxa"/>
              <w:left w:w="100" w:type="dxa"/>
              <w:bottom w:w="80" w:type="dxa"/>
              <w:right w:w="100" w:type="dxa"/>
            </w:tcMar>
            <w:vAlign w:val="center"/>
          </w:tcPr>
          <w:p w14:paraId="45807860" w14:textId="77777777" w:rsidR="00F551B7" w:rsidRDefault="00F551B7"/>
        </w:tc>
      </w:tr>
      <w:tr w:rsidR="00F551B7" w14:paraId="14EF486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73EF252E" w14:textId="77777777" w:rsidR="00F551B7" w:rsidRDefault="00000000">
            <w:r>
              <w:rPr>
                <w:b/>
                <w:bCs/>
              </w:rPr>
              <w:t xml:space="preserve">Tug'ilgan sana</w:t>
            </w:r>
          </w:p>
        </w:tc>
        <w:tc>
          <w:tcPr>
            <w:tcW w:w="6100" w:type="dxa"/>
            <w:tcMar>
              <w:top w:w="80" w:type="dxa"/>
              <w:left w:w="100" w:type="dxa"/>
              <w:bottom w:w="80" w:type="dxa"/>
              <w:right w:w="100" w:type="dxa"/>
            </w:tcMar>
            <w:vAlign w:val="center"/>
          </w:tcPr>
          <w:p w14:paraId="38725337" w14:textId="77777777" w:rsidR="00F551B7" w:rsidRDefault="00000000">
            <w:r>
              <w:t>____/____/________</w:t>
            </w:r>
          </w:p>
        </w:tc>
      </w:tr>
      <w:tr w:rsidR="00F551B7" w14:paraId="6D2B9FA7"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AB9BF68" w14:textId="77777777" w:rsidR="00F551B7" w:rsidRDefault="00000000">
            <w:r>
              <w:rPr>
                <w:b/>
                <w:bCs/>
              </w:rPr>
              <w:t xml:space="preserve">Pasport / ID seriya, raqami</w:t>
            </w:r>
          </w:p>
        </w:tc>
        <w:tc>
          <w:tcPr>
            <w:tcW w:w="6100" w:type="dxa"/>
            <w:tcMar>
              <w:top w:w="80" w:type="dxa"/>
              <w:left w:w="100" w:type="dxa"/>
              <w:bottom w:w="80" w:type="dxa"/>
              <w:right w:w="100" w:type="dxa"/>
            </w:tcMar>
            <w:vAlign w:val="center"/>
          </w:tcPr>
          <w:p w14:paraId="02F0DBC4" w14:textId="77777777" w:rsidR="00F551B7" w:rsidRDefault="00F551B7"/>
        </w:tc>
      </w:tr>
      <w:tr w:rsidR="00F551B7" w14:paraId="232756D3"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D98C561" w14:textId="77777777" w:rsidR="00F551B7" w:rsidRDefault="00000000">
            <w:r>
              <w:rPr>
                <w:b/>
                <w:bCs/>
              </w:rPr>
              <w:t xml:space="preserve">Yashash manzili</w:t>
            </w:r>
          </w:p>
        </w:tc>
        <w:tc>
          <w:tcPr>
            <w:tcW w:w="6100" w:type="dxa"/>
            <w:tcMar>
              <w:top w:w="80" w:type="dxa"/>
              <w:left w:w="100" w:type="dxa"/>
              <w:bottom w:w="80" w:type="dxa"/>
              <w:right w:w="100" w:type="dxa"/>
            </w:tcMar>
            <w:vAlign w:val="center"/>
          </w:tcPr>
          <w:p w14:paraId="28D8E073" w14:textId="77777777" w:rsidR="00F551B7" w:rsidRDefault="00F551B7"/>
        </w:tc>
      </w:tr>
      <w:tr w:rsidR="00F551B7" w14:paraId="678B3459"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73A9539" w14:textId="77777777" w:rsidR="00F551B7" w:rsidRDefault="00000000">
            <w:r>
              <w:rPr>
                <w:b/>
                <w:bCs/>
              </w:rPr>
              <w:t xml:space="preserve">Telefon / Telegram</w:t>
            </w:r>
          </w:p>
        </w:tc>
        <w:tc>
          <w:tcPr>
            <w:tcW w:w="6100" w:type="dxa"/>
            <w:tcMar>
              <w:top w:w="80" w:type="dxa"/>
              <w:left w:w="100" w:type="dxa"/>
              <w:bottom w:w="80" w:type="dxa"/>
              <w:right w:w="100" w:type="dxa"/>
            </w:tcMar>
            <w:vAlign w:val="center"/>
          </w:tcPr>
          <w:p w14:paraId="5D7B8ADD" w14:textId="77777777" w:rsidR="00F551B7" w:rsidRDefault="00F551B7"/>
        </w:tc>
      </w:tr>
      <w:tr w:rsidR="00F551B7" w14:paraId="13036532"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2642208" w14:textId="77777777" w:rsidR="00F551B7" w:rsidRDefault="00000000">
            <w:r>
              <w:rPr>
                <w:b/>
                <w:bCs/>
              </w:rPr>
              <w:t>E-mail</w:t>
            </w:r>
          </w:p>
        </w:tc>
        <w:tc>
          <w:tcPr>
            <w:tcW w:w="6100" w:type="dxa"/>
            <w:tcMar>
              <w:top w:w="80" w:type="dxa"/>
              <w:left w:w="100" w:type="dxa"/>
              <w:bottom w:w="80" w:type="dxa"/>
              <w:right w:w="100" w:type="dxa"/>
            </w:tcMar>
            <w:vAlign w:val="center"/>
          </w:tcPr>
          <w:p w14:paraId="367A75BB" w14:textId="77777777" w:rsidR="00F551B7" w:rsidRDefault="00F551B7"/>
        </w:tc>
      </w:tr>
      <w:tr w:rsidR="00F551B7" w:rsidRPr="002C2602" w14:paraId="3DE21DE2" w14:textId="77777777">
        <w:tblPrEx>
          <w:tblCellMar>
            <w:top w:w="0" w:type="dxa"/>
            <w:bottom w:w="0" w:type="dxa"/>
          </w:tblCellMar>
        </w:tblPrEx>
        <w:tc>
          <w:tcPr>
            <w:tcW w:w="9500" w:type="dxa"/>
            <w:gridSpan w:val="2"/>
            <w:shd w:val="clear" w:color="auto" w:fill="D9D9D9"/>
            <w:tcMar>
              <w:top w:w="80" w:type="dxa"/>
              <w:left w:w="100" w:type="dxa"/>
              <w:bottom w:w="80" w:type="dxa"/>
              <w:right w:w="100" w:type="dxa"/>
            </w:tcMar>
          </w:tcPr>
          <w:p w14:paraId="044DF5FA" w14:textId="77777777" w:rsidR="00F551B7" w:rsidRPr="002C2602" w:rsidRDefault="00000000">
            <w:pPr>
              <w:jc w:val="center"/>
              <w:rPr>
                <w:lang w:val="en-US"/>
              </w:rPr>
            </w:pPr>
            <w:r>
              <w:rPr>
                <w:b/>
                <w:bCs/>
                <w:lang w:val="en-US"/>
              </w:rPr>
              <w:t xml:space="preserve">TA'LIM OLUVCHI (agar Buyurtmachi bilan mos kelmasa)</w:t>
            </w:r>
          </w:p>
        </w:tc>
      </w:tr>
      <w:tr w:rsidR="00F551B7" w14:paraId="2EB35FC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26A14B6F" w14:textId="77777777" w:rsidR="00F551B7" w:rsidRDefault="00000000">
            <w:r>
              <w:rPr>
                <w:b/>
                <w:bCs/>
              </w:rPr>
              <w:t>F.I.O.</w:t>
            </w:r>
          </w:p>
        </w:tc>
        <w:tc>
          <w:tcPr>
            <w:tcW w:w="6100" w:type="dxa"/>
            <w:tcMar>
              <w:top w:w="80" w:type="dxa"/>
              <w:left w:w="100" w:type="dxa"/>
              <w:bottom w:w="80" w:type="dxa"/>
              <w:right w:w="100" w:type="dxa"/>
            </w:tcMar>
            <w:vAlign w:val="center"/>
          </w:tcPr>
          <w:p w14:paraId="14D79D1F" w14:textId="77777777" w:rsidR="00F551B7" w:rsidRDefault="00F551B7"/>
        </w:tc>
      </w:tr>
      <w:tr w:rsidR="00F551B7" w14:paraId="7910A704"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26EA4B2" w14:textId="77777777" w:rsidR="00F551B7" w:rsidRDefault="00000000">
            <w:r>
              <w:rPr>
                <w:b/>
                <w:bCs/>
              </w:rPr>
              <w:t xml:space="preserve">Tug'ilgan sana</w:t>
            </w:r>
          </w:p>
        </w:tc>
        <w:tc>
          <w:tcPr>
            <w:tcW w:w="6100" w:type="dxa"/>
            <w:tcMar>
              <w:top w:w="80" w:type="dxa"/>
              <w:left w:w="100" w:type="dxa"/>
              <w:bottom w:w="80" w:type="dxa"/>
              <w:right w:w="100" w:type="dxa"/>
            </w:tcMar>
            <w:vAlign w:val="center"/>
          </w:tcPr>
          <w:p w14:paraId="59B1121C" w14:textId="77777777" w:rsidR="00F551B7" w:rsidRDefault="00000000">
            <w:r>
              <w:t xml:space="preserve">____/____/________     □ voyaga yetmagan (18 yoshdan kichik)</w:t>
            </w:r>
          </w:p>
        </w:tc>
      </w:tr>
      <w:tr w:rsidR="00F551B7" w14:paraId="5DD97F8E"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0EE44568" w14:textId="77777777" w:rsidR="00F551B7" w:rsidRDefault="00000000">
            <w:r>
              <w:rPr>
                <w:b/>
                <w:bCs/>
              </w:rPr>
              <w:t xml:space="preserve">Vakillik asosi</w:t>
            </w:r>
          </w:p>
        </w:tc>
        <w:tc>
          <w:tcPr>
            <w:tcW w:w="6100" w:type="dxa"/>
            <w:tcMar>
              <w:top w:w="80" w:type="dxa"/>
              <w:left w:w="100" w:type="dxa"/>
              <w:bottom w:w="80" w:type="dxa"/>
              <w:right w:w="100" w:type="dxa"/>
            </w:tcMar>
            <w:vAlign w:val="center"/>
          </w:tcPr>
          <w:p w14:paraId="6647717C" w14:textId="77777777" w:rsidR="00F551B7" w:rsidRDefault="00000000">
            <w:r>
              <w:t xml:space="preserve">□ o'zi   □ ota-ona   □ vasiy / homiy   □ boshqa: _________</w:t>
            </w:r>
          </w:p>
        </w:tc>
      </w:tr>
    </w:tbl>
    <w:p w14:paraId="7BFF5ECC" w14:textId="77777777" w:rsidR="00F551B7" w:rsidRDefault="00F551B7"/>
    <w:p w14:paraId="0EE4ADC0" w14:textId="77777777" w:rsidR="00F551B7" w:rsidRDefault="00000000">
      <w:pPr>
        <w:spacing w:before="160" w:after="80"/>
        <w:jc w:val="center"/>
      </w:pPr>
      <w:r>
        <w:rPr>
          <w:b/>
          <w:bCs/>
          <w:sz w:val="22"/>
          <w:szCs w:val="22"/>
        </w:rPr>
        <w:t>2. SHARTNOMA PREDMETI VA KURS SHARTLARI</w:t>
      </w:r>
    </w:p>
    <w:p w14:paraId="75EA591E" w14:textId="77777777" w:rsidR="00F551B7" w:rsidRDefault="00000000">
      <w:pPr>
        <w:spacing w:after="60"/>
        <w:jc w:val="both"/>
      </w:pPr>
      <w:r>
        <w:rPr>
          <w:b/>
          <w:bCs/>
          <w:sz w:val="22"/>
          <w:szCs w:val="22"/>
        </w:rPr>
        <w:t xml:space="preserve">2.1. </w:t>
      </w:r>
      <w:r>
        <w:rPr>
          <w:sz w:val="22"/>
          <w:szCs w:val="22"/>
        </w:rPr>
        <w:t xml:space="preserve">Ijrochi Ta'lim oluvchiga quyidagi parametrlar asosida xorijiy til bo'yicha qo'shimcha ta'lim xizmatini ko'rsatadi, Buyurtmachi esa mazkur xizmatni qabul qilib haqini to'laydi: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100"/>
      </w:tblGrid>
      <w:tr w:rsidR="00F551B7" w:rsidRPr="002C2602" w14:paraId="613EB921"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A69C0D8" w14:textId="77777777" w:rsidR="00F551B7" w:rsidRDefault="00000000">
            <w:r>
              <w:rPr>
                <w:b/>
                <w:bCs/>
              </w:rPr>
              <w:t xml:space="preserve">Til va daraja</w:t>
            </w:r>
          </w:p>
        </w:tc>
        <w:tc>
          <w:tcPr>
            <w:tcW w:w="6100" w:type="dxa"/>
            <w:tcMar>
              <w:top w:w="80" w:type="dxa"/>
              <w:left w:w="100" w:type="dxa"/>
              <w:bottom w:w="80" w:type="dxa"/>
              <w:right w:w="100" w:type="dxa"/>
            </w:tcMar>
            <w:vAlign w:val="center"/>
          </w:tcPr>
          <w:p w14:paraId="0617FC82" w14:textId="77777777" w:rsidR="00F551B7" w:rsidRPr="002C2602" w:rsidRDefault="00000000">
            <w:pPr>
              <w:rPr>
                <w:lang w:val="en-US"/>
              </w:rPr>
            </w:pPr>
            <w:r>
              <w:rPr>
                <w:lang w:val="en-US"/>
              </w:rPr>
              <w:t xml:space="preserve">□ Ingliz   □ Nemis   □ Fransuz         □ A1   □ A2   □ B1   □ B2</w:t>
            </w:r>
          </w:p>
        </w:tc>
      </w:tr>
      <w:tr w:rsidR="00F551B7" w:rsidRPr="002C2602" w14:paraId="4B5CECDB"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E50FFC7" w14:textId="77777777" w:rsidR="00F551B7" w:rsidRDefault="00000000">
            <w:r>
              <w:rPr>
                <w:b/>
                <w:bCs/>
              </w:rPr>
              <w:t xml:space="preserve">Kurs turi</w:t>
            </w:r>
          </w:p>
        </w:tc>
        <w:tc>
          <w:tcPr>
            <w:tcW w:w="6100" w:type="dxa"/>
            <w:tcMar>
              <w:top w:w="80" w:type="dxa"/>
              <w:left w:w="100" w:type="dxa"/>
              <w:bottom w:w="80" w:type="dxa"/>
              <w:right w:w="100" w:type="dxa"/>
            </w:tcMar>
            <w:vAlign w:val="center"/>
          </w:tcPr>
          <w:p w14:paraId="44715880" w14:textId="77777777" w:rsidR="00F551B7" w:rsidRPr="002C2602" w:rsidRDefault="00000000">
            <w:pPr>
              <w:rPr>
                <w:lang w:val="en-US"/>
              </w:rPr>
            </w:pPr>
            <w:r>
              <w:rPr>
                <w:lang w:val="en-US"/>
              </w:rPr>
              <w:t xml:space="preserve">□ Standart (guruh)   □ Intensiv   □ Individual   □ Online</w:t>
            </w:r>
          </w:p>
        </w:tc>
      </w:tr>
      <w:tr w:rsidR="00F551B7" w14:paraId="7975C094"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46F77CE7" w14:textId="77777777" w:rsidR="00F551B7" w:rsidRDefault="00000000">
            <w:r>
              <w:rPr>
                <w:b/>
                <w:bCs/>
              </w:rPr>
              <w:t xml:space="preserve">Guruh / pedagog</w:t>
            </w:r>
          </w:p>
        </w:tc>
        <w:tc>
          <w:tcPr>
            <w:tcW w:w="6100" w:type="dxa"/>
            <w:tcMar>
              <w:top w:w="80" w:type="dxa"/>
              <w:left w:w="100" w:type="dxa"/>
              <w:bottom w:w="80" w:type="dxa"/>
              <w:right w:w="100" w:type="dxa"/>
            </w:tcMar>
            <w:vAlign w:val="center"/>
          </w:tcPr>
          <w:p w14:paraId="1F7F809D" w14:textId="77777777" w:rsidR="00F551B7" w:rsidRDefault="00F551B7"/>
        </w:tc>
      </w:tr>
      <w:tr w:rsidR="00F551B7" w14:paraId="18517875"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569DACA" w14:textId="77777777" w:rsidR="00F551B7" w:rsidRDefault="00000000">
            <w:r>
              <w:rPr>
                <w:b/>
                <w:bCs/>
              </w:rPr>
              <w:t xml:space="preserve">Kurs boshlanish sanasi</w:t>
            </w:r>
          </w:p>
        </w:tc>
        <w:tc>
          <w:tcPr>
            <w:tcW w:w="6100" w:type="dxa"/>
            <w:tcMar>
              <w:top w:w="80" w:type="dxa"/>
              <w:left w:w="100" w:type="dxa"/>
              <w:bottom w:w="80" w:type="dxa"/>
              <w:right w:w="100" w:type="dxa"/>
            </w:tcMar>
            <w:vAlign w:val="center"/>
          </w:tcPr>
          <w:p w14:paraId="38FB35F3" w14:textId="77777777" w:rsidR="00F551B7" w:rsidRDefault="00000000">
            <w:r>
              <w:t>____/____/2026</w:t>
            </w:r>
          </w:p>
        </w:tc>
      </w:tr>
      <w:tr w:rsidR="00F551B7" w14:paraId="721D52E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0886D76E" w14:textId="77777777" w:rsidR="00F551B7" w:rsidRDefault="00000000">
            <w:r>
              <w:rPr>
                <w:b/>
                <w:bCs/>
              </w:rPr>
              <w:t xml:space="preserve">Dars jadvali</w:t>
            </w:r>
          </w:p>
        </w:tc>
        <w:tc>
          <w:tcPr>
            <w:tcW w:w="6100" w:type="dxa"/>
            <w:tcMar>
              <w:top w:w="80" w:type="dxa"/>
              <w:left w:w="100" w:type="dxa"/>
              <w:bottom w:w="80" w:type="dxa"/>
              <w:right w:w="100" w:type="dxa"/>
            </w:tcMar>
            <w:vAlign w:val="center"/>
          </w:tcPr>
          <w:p w14:paraId="38034FE8" w14:textId="77777777" w:rsidR="00F551B7" w:rsidRDefault="00000000">
            <w:r>
              <w:t xml:space="preserve">Kunlar: _______________   Vaqt: ________________</w:t>
            </w:r>
          </w:p>
        </w:tc>
      </w:tr>
      <w:tr w:rsidR="00F551B7" w14:paraId="17DA4DD1"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A02E0D4" w14:textId="77777777" w:rsidR="00F551B7" w:rsidRDefault="00000000">
            <w:del w:id="907" w:author="Claude" w:date="2026-09-24T12:00:00Z">
              <w:r>
                <w:rPr>
                  <w:b/>
                  <w:bCs/>
                </w:rPr>
                <w:delText xml:space="preserve">1 oylik</w:delText>
              </w:r>
            </w:del>
            <w:ins w:id="908" w:author="Claude" w:date="2026-09-24T12:00:00Z">
              <w:r>
                <w:rPr>
                  <w:b/>
                  <w:bCs/>
                </w:rPr>
                <w:t xml:space="preserve">Haftasiga</w:t>
              </w:r>
            </w:ins>
            <w:r>
              <w:rPr>
                <w:b/>
                <w:bCs/>
              </w:rPr>
              <w:t xml:space="preserve"> darslar soni</w:t>
            </w:r>
          </w:p>
        </w:tc>
        <w:tc>
          <w:tcPr>
            <w:tcW w:w="6100" w:type="dxa"/>
            <w:tcMar>
              <w:top w:w="80" w:type="dxa"/>
              <w:left w:w="100" w:type="dxa"/>
              <w:bottom w:w="80" w:type="dxa"/>
              <w:right w:w="100" w:type="dxa"/>
            </w:tcMar>
            <w:vAlign w:val="center"/>
          </w:tcPr>
          <w:p w14:paraId="0B780EBE" w14:textId="77777777" w:rsidR="00F551B7" w:rsidRDefault="00000000">
            <w:r>
              <w:t xml:space="preserve">________ </w:t>
            </w:r>
            <w:del w:id="909" w:author="Claude" w:date="2026-09-24T12:00:00Z">
              <w:r>
                <w:delText xml:space="preserve">dars</w:delText>
              </w:r>
            </w:del>
            <w:ins w:id="910" w:author="Claude" w:date="2026-09-24T12:00:00Z">
              <w:r>
                <w:t xml:space="preserve">marta (oydagi darslar soni kalendarga qarab o'zgaradi)</w:t>
              </w:r>
            </w:ins>
            <w:r>
              <w:t xml:space="preserve">   |   1 dars = ________ daqiqa</w:t>
            </w:r>
          </w:p>
        </w:tc>
      </w:tr>
      <w:tr w:rsidR="00F551B7" w14:paraId="12E7D6B9"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2CE806A5" w14:textId="77777777" w:rsidR="00F551B7" w:rsidRDefault="00000000">
            <w:r>
              <w:rPr>
                <w:b/>
                <w:bCs/>
              </w:rPr>
              <w:t xml:space="preserve">Kurs haqi (oylik)</w:t>
            </w:r>
          </w:p>
        </w:tc>
        <w:tc>
          <w:tcPr>
            <w:tcW w:w="6100" w:type="dxa"/>
            <w:tcMar>
              <w:top w:w="80" w:type="dxa"/>
              <w:left w:w="100" w:type="dxa"/>
              <w:bottom w:w="80" w:type="dxa"/>
              <w:right w:w="100" w:type="dxa"/>
            </w:tcMar>
            <w:vAlign w:val="center"/>
          </w:tcPr>
          <w:p w14:paraId="5C53B8DD" w14:textId="77777777" w:rsidR="00F551B7" w:rsidRDefault="00000000">
            <w:r>
              <w:t xml:space="preserve">___________________ so'm</w:t>
            </w:r>
          </w:p>
        </w:tc>
      </w:tr>
      <w:tr w:rsidR="00F551B7" w14:paraId="3457A00F" w14:textId="77777777">
        <w:tblPrEx>
          <w:tblCellMar>
            <w:top w:w="0" w:type="dxa"/>
            <w:bottom w:w="0" w:type="dxa"/>
          </w:tblCellMar>
        </w:tblPrEx>
        <w:trPr>
          <w:ins w:id="911" w:author="Claude" w:date="2026-09-24T12:00:00Z"/>
        </w:trPr>
        <w:tc>
          <w:tcPr>
            <w:tcW w:w="3400" w:type="dxa"/>
            <w:shd w:val="clear" w:color="auto" w:fill="F0F0F0"/>
            <w:tcMar>
              <w:top w:w="80" w:type="dxa"/>
              <w:left w:w="100" w:type="dxa"/>
              <w:bottom w:w="80" w:type="dxa"/>
              <w:right w:w="100" w:type="dxa"/>
            </w:tcMar>
            <w:vAlign w:val="center"/>
          </w:tcPr>
          <w:p w14:paraId="1532BFA5" w14:textId="77777777" w:rsidR="00F551B7" w:rsidRDefault="00000000">
            <w:commentRangeStart w:id="3"/>
            <w:ins w:id="912" w:author="Claude" w:date="2026-09-24T12:00:00Z">
              <w:r>
                <w:rPr>
                  <w:b/>
                  <w:bCs/>
                </w:rPr>
                <w:t xml:space="preserve">Chegirma</w:t>
              </w:r>
            </w:ins>
            <w:commentRangeEnd w:id="3"/>
            <w:r>
              <w:rPr>
                <w:rStyle w:val="CommentReference"/>
              </w:rPr>
              <w:commentReference w:id="3"/>
            </w:r>
          </w:p>
        </w:tc>
        <w:tc>
          <w:tcPr>
            <w:tcW w:w="6100" w:type="dxa"/>
            <w:tcMar>
              <w:top w:w="80" w:type="dxa"/>
              <w:left w:w="100" w:type="dxa"/>
              <w:bottom w:w="80" w:type="dxa"/>
              <w:right w:w="100" w:type="dxa"/>
            </w:tcMar>
            <w:vAlign w:val="center"/>
          </w:tcPr>
          <w:p w14:paraId="560D8785" w14:textId="77777777" w:rsidR="00F551B7" w:rsidRDefault="00000000">
            <w:ins w:id="913" w:author="Claude" w:date="2026-09-24T12:00:00Z">
              <w:r>
                <w:t xml:space="preserve">____ % yoki ____________ so'm   |   Sababi: ______________   |   Muddati: ____/____/2026 – ____/____/2026</w:t>
              </w:r>
            </w:ins>
          </w:p>
        </w:tc>
      </w:tr>
      <w:tr w:rsidR="00F551B7" w14:paraId="7BE8DE11"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32521EA" w14:textId="77777777" w:rsidR="00F551B7" w:rsidRDefault="00000000">
            <w:r>
              <w:rPr>
                <w:b/>
                <w:bCs/>
              </w:rPr>
              <w:t xml:space="preserve">Dastlabki to'lov</w:t>
            </w:r>
          </w:p>
        </w:tc>
        <w:tc>
          <w:tcPr>
            <w:tcW w:w="6100" w:type="dxa"/>
            <w:tcMar>
              <w:top w:w="80" w:type="dxa"/>
              <w:left w:w="100" w:type="dxa"/>
              <w:bottom w:w="80" w:type="dxa"/>
              <w:right w:w="100" w:type="dxa"/>
            </w:tcMar>
            <w:vAlign w:val="center"/>
          </w:tcPr>
          <w:p w14:paraId="2292FC61" w14:textId="77777777" w:rsidR="00F551B7" w:rsidRDefault="00000000">
            <w:r>
              <w:t xml:space="preserve">___________________ so'm   |   To'lov sanasi: ____/____/2026</w:t>
            </w:r>
          </w:p>
        </w:tc>
      </w:tr>
      <w:tr w:rsidR="00F551B7" w14:paraId="4D5548D5"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2F9C214C" w14:textId="77777777" w:rsidR="00F551B7" w:rsidRDefault="00000000">
            <w:r>
              <w:rPr>
                <w:b/>
                <w:bCs/>
              </w:rPr>
              <w:lastRenderedPageBreak/>
              <w:t xml:space="preserve">Keyingi to'lovlar muddati</w:t>
            </w:r>
          </w:p>
        </w:tc>
        <w:tc>
          <w:tcPr>
            <w:tcW w:w="6100" w:type="dxa"/>
            <w:tcMar>
              <w:top w:w="80" w:type="dxa"/>
              <w:left w:w="100" w:type="dxa"/>
              <w:bottom w:w="80" w:type="dxa"/>
              <w:right w:w="100" w:type="dxa"/>
            </w:tcMar>
            <w:vAlign w:val="center"/>
          </w:tcPr>
          <w:p w14:paraId="13B62279" w14:textId="77777777" w:rsidR="00F551B7" w:rsidRDefault="00000000">
            <w:commentRangeStart w:id="4"/>
            <w:r>
              <w:t xml:space="preserve">Har oyning </w:t>
            </w:r>
            <w:del w:id="914" w:author="Claude" w:date="2026-09-24T12:00:00Z">
              <w:r>
                <w:delText xml:space="preserve">______-sanasigacha</w:delText>
              </w:r>
            </w:del>
            <w:ins w:id="915" w:author="Claude" w:date="2026-09-24T12:00:00Z">
              <w:r>
                <w:t xml:space="preserve">2-darsigacha (3.2-band)</w:t>
              </w:r>
            </w:ins>
            <w:commentRangeEnd w:id="4"/>
            <w:r>
              <w:rPr>
                <w:rStyle w:val="CommentReference"/>
              </w:rPr>
              <w:commentReference w:id="4"/>
            </w:r>
          </w:p>
        </w:tc>
      </w:tr>
      <w:tr w:rsidR="00F551B7" w:rsidRPr="002C2602" w14:paraId="10711582"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5BD7FB27" w14:textId="77777777" w:rsidR="00F551B7" w:rsidRDefault="00000000">
            <w:r>
              <w:rPr>
                <w:b/>
                <w:bCs/>
              </w:rPr>
              <w:t xml:space="preserve">Kurs ichiga kiradigan narsa</w:t>
            </w:r>
          </w:p>
        </w:tc>
        <w:tc>
          <w:tcPr>
            <w:tcW w:w="6100" w:type="dxa"/>
            <w:tcMar>
              <w:top w:w="80" w:type="dxa"/>
              <w:left w:w="100" w:type="dxa"/>
              <w:bottom w:w="80" w:type="dxa"/>
              <w:right w:w="100" w:type="dxa"/>
            </w:tcMar>
            <w:vAlign w:val="center"/>
          </w:tcPr>
          <w:p w14:paraId="07CAF6F7" w14:textId="77777777" w:rsidR="00F551B7" w:rsidRPr="002C2602" w:rsidRDefault="00000000">
            <w:pPr>
              <w:rPr>
                <w:lang w:val="en-US"/>
              </w:rPr>
            </w:pPr>
            <w:r>
              <w:rPr>
                <w:lang w:val="en-US"/>
              </w:rPr>
              <w:t xml:space="preserve">□ Darslik   □ Materiallar   □ Ichki test   □ Sertifikat</w:t>
            </w:r>
          </w:p>
        </w:tc>
      </w:tr>
    </w:tbl>
    <w:p w14:paraId="5D52E368" w14:textId="77777777" w:rsidR="00F551B7" w:rsidRPr="002C2602" w:rsidRDefault="00000000">
      <w:pPr>
        <w:spacing w:before="80" w:after="60"/>
        <w:jc w:val="both"/>
        <w:rPr>
          <w:lang w:val="en-US"/>
        </w:rPr>
      </w:pPr>
      <w:r>
        <w:rPr>
          <w:b/>
          <w:bCs/>
          <w:sz w:val="22"/>
          <w:szCs w:val="22"/>
          <w:lang w:val="en-US"/>
        </w:rPr>
        <w:t xml:space="preserve">2.2. </w:t>
      </w:r>
      <w:r>
        <w:rPr>
          <w:sz w:val="22"/>
          <w:szCs w:val="22"/>
          <w:lang w:val="en-US"/>
        </w:rPr>
        <w:t xml:space="preserve">Zarur bo'lsa, Ijrochi kirish testi o'tkazadi va daraja yoki guruhga o'zgartirish tavsiya qilishi mumkin; o'zgartirish Buyurtmachi bilan kelishiladi.</w:t>
      </w:r>
      <w:ins w:id="916" w:author="Claude" w:date="2026-09-24T12:00:00Z">
        <w:r>
          <w:rPr>
            <w:sz w:val="22"/>
            <w:szCs w:val="22"/>
            <w:lang w:val="en-US"/>
          </w:rPr>
          <w:t xml:space="preserve"> Oy davomida kurs yoki guruh o'zgarsa, joriy oy uchun to'lov har bir kurs bo'yicha shu oydagi darslar soniga mutanosib qayta hisoblanadi; o'zgarish qo'shimcha kelishuv bilan rasmiylashtiriladi.</w:t>
        </w:r>
      </w:ins>
    </w:p>
    <w:p w14:paraId="4FEAFC0D" w14:textId="1F6F33A9" w:rsidR="00F551B7" w:rsidRPr="002C2602" w:rsidRDefault="00000000">
      <w:pPr>
        <w:spacing w:after="60"/>
        <w:jc w:val="both"/>
        <w:rPr>
          <w:lang w:val="en-US"/>
        </w:rPr>
      </w:pPr>
      <w:r>
        <w:rPr>
          <w:b/>
          <w:bCs/>
          <w:sz w:val="22"/>
          <w:szCs w:val="22"/>
          <w:lang w:val="en-US"/>
        </w:rPr>
        <w:t xml:space="preserve">2.3. </w:t>
      </w:r>
      <w:r>
        <w:rPr>
          <w:sz w:val="22"/>
          <w:szCs w:val="22"/>
          <w:lang w:val="en-US"/>
        </w:rPr>
        <w:t xml:space="preserve">Kurs til ko'nikmalarini rivojlantirishga qaratilgan. Tashqi sertifikat (CEFR, Goethe, IELTS va h.k.) olish, viza yoki ish joyi olish vakolatiga ega emas hamda hech qanday kafolat bermaydi.</w:t>
      </w:r>
    </w:p>
    <w:p w14:paraId="04D44E73" w14:textId="77777777" w:rsidR="00F551B7" w:rsidRPr="002C2602" w:rsidRDefault="00F551B7">
      <w:pPr>
        <w:rPr>
          <w:lang w:val="en-US"/>
        </w:rPr>
      </w:pPr>
    </w:p>
    <w:p w14:paraId="5FD24F71" w14:textId="77777777" w:rsidR="00F551B7" w:rsidRPr="002C2602" w:rsidRDefault="00000000">
      <w:pPr>
        <w:spacing w:before="160" w:after="80"/>
        <w:jc w:val="center"/>
        <w:rPr>
          <w:lang w:val="en-US"/>
        </w:rPr>
      </w:pPr>
      <w:r>
        <w:rPr>
          <w:b/>
          <w:bCs/>
          <w:sz w:val="22"/>
          <w:szCs w:val="22"/>
          <w:lang w:val="en-US"/>
        </w:rPr>
        <w:t>3. TO'LOV TARTIBI</w:t>
      </w:r>
    </w:p>
    <w:p w14:paraId="223E8EB3" w14:textId="722E864B" w:rsidR="00F551B7" w:rsidRPr="002C2602" w:rsidRDefault="00000000">
      <w:pPr>
        <w:jc w:val="both"/>
        <w:rPr>
          <w:lang w:val="en-US"/>
        </w:rPr>
      </w:pPr>
      <w:r>
        <w:rPr>
          <w:sz w:val="22"/>
          <w:szCs w:val="22"/>
          <w:lang w:val="en-US"/>
        </w:rPr>
        <w:t xml:space="preserve">3.1.  To'lov bank kartasi, Click, Payme, QR-kod yoki bank o'tkazmasi orqali amalga oshiriladi. Ijrochi fiskal chek yoki boshqa qonuniy tasdiqlovchi hujjat beradi.</w:t>
      </w:r>
    </w:p>
    <w:p w14:paraId="54F52B0A" w14:textId="77777777" w:rsidR="00F551B7" w:rsidRPr="002C2602" w:rsidRDefault="00000000">
      <w:pPr>
        <w:jc w:val="both"/>
        <w:rPr>
          <w:lang w:val="en-US"/>
        </w:rPr>
      </w:pPr>
      <w:commentRangeStart w:id="5"/>
      <w:r>
        <w:rPr>
          <w:sz w:val="22"/>
          <w:szCs w:val="22"/>
          <w:lang w:val="en-US"/>
        </w:rPr>
        <w:t xml:space="preserve">3.2.  </w:t>
      </w:r>
      <w:del w:id="917" w:author="Claude" w:date="2026-09-24T12:00:00Z">
        <w:r>
          <w:rPr>
            <w:sz w:val="22"/>
            <w:szCs w:val="22"/>
            <w:lang w:val="en-US"/>
          </w:rPr>
          <w:delText xml:space="preserve">To'lov 10 kalendar kundan ortiq kechiksa, Ijrochi Buyurtmachini kamida bir marta xabardor qilgach, qarz to'liq bartaraf etilguniga qadar darslarni vaqtincha to'xtatishi mumkin. Bu ko'rsatilgan xizmatlar uchun qarzni bekor qilmaydi.</w:delText>
        </w:r>
      </w:del>
      <w:ins w:id="918" w:author="Claude" w:date="2026-09-24T12:00:00Z">
        <w:r>
          <w:rPr>
            <w:sz w:val="22"/>
            <w:szCs w:val="22"/>
            <w:lang w:val="en-US"/>
          </w:rPr>
          <w:t xml:space="preserve">Har oy uchun to'lov shu oyning 2-darsigacha, birinchi oy uchun esa Ta'lim oluvchining 2-darsigacha amalga oshiriladi. Oyning birinchi darsiga to'lovsiz qatnashish mumkin; 2-darsdan boshlab Buyurtmachining barcha qarzi to'liq to'languniga qadar Ta'lim oluvchi darslarga qo'yilmaydi. To'lov qilinmagani sababli qatnashilmagan darslar Buyurtmachi aybi bilan qoldirilgan hisoblanadi: ular qayta tiklanmaydi va oylik to'lov qayta hisoblanmaydi. Ijrochi Buyurtmachining iltimosiga ko'ra to'lov muddatini yozma yoki elektron shaklda uzaytirishi mumkin. Darslarga qo'yilmaslik ko'rsatilgan xizmatlar uchun qarzni bekor qilmaydi.</w:t>
        </w:r>
      </w:ins>
      <w:commentRangeEnd w:id="5"/>
      <w:r>
        <w:rPr>
          <w:rStyle w:val="CommentReference"/>
        </w:rPr>
        <w:commentReference w:id="5"/>
      </w:r>
    </w:p>
    <w:p w14:paraId="5C80F972" w14:textId="77777777" w:rsidR="00F551B7" w:rsidRPr="002C2602" w:rsidRDefault="00000000">
      <w:pPr>
        <w:jc w:val="both"/>
        <w:rPr>
          <w:lang w:val="en-US"/>
        </w:rPr>
      </w:pPr>
      <w:r>
        <w:rPr>
          <w:sz w:val="22"/>
          <w:szCs w:val="22"/>
          <w:lang w:val="en-US"/>
        </w:rPr>
        <w:t xml:space="preserve">3.3.  Narx va muhim shartlar faqat Tomonlarning yozma qo'shimcha kelishuvi bilan o'zgartiriladi. Joriy to'langan oyning narxi bir tomonlama o'zgartirilmaydi.</w:t>
      </w:r>
    </w:p>
    <w:p w14:paraId="54B8A6FA" w14:textId="77777777">
      <w:pPr>
        <w:jc w:val="both"/>
        <w:rPr>
          <w:ins w:id="919" w:author="Claude" w:date="2026-09-24T12:00:00Z"/>
          <w:lang w:val="en-US"/>
        </w:rPr>
      </w:pPr>
      <w:commentRangeStart w:id="6"/>
      <w:ins w:id="920" w:author="Claude" w:date="2026-09-24T12:00:00Z">
        <w:r>
          <w:rPr>
            <w:sz w:val="22"/>
            <w:szCs w:val="22"/>
            <w:lang w:val="en-US"/>
          </w:rPr>
          <w:t xml:space="preserve">3.4.  Oylik to'lov kalendar oy uchun belgilanadi va oydagi darslar soniga qarab o'zgarmaydi. 1 dars qiymati oylik to'lovni shu oyda guruh jadvali bo'yicha rejalashtirilgan darslar soniga bo'lish orqali aniqlanadi va oy o'rtasida boshlanganda, kurs o'zgarganda hamda 6.2-band bo'yicha hisob-kitobda qo'llaniladi. Oy o'rtasida boshlagan Ta'lim oluvchi shu oyning qolgan darslari uchun to'laydi.</w:t>
        </w:r>
      </w:ins>
      <w:commentRangeEnd w:id="6"/>
      <w:r>
        <w:rPr>
          <w:rStyle w:val="CommentReference"/>
        </w:rPr>
        <w:commentReference w:id="6"/>
      </w:r>
      <w:commentRangeStart w:id="14"/>
      <w:ins w:id="947" w:author="Claude" w:date="2026-09-27T19:26:00Z">
        <w:r>
          <w:rPr>
            <w:sz w:val="22"/>
            <w:szCs w:val="22"/>
            <w:lang w:val="en-US"/>
          </w:rPr>
          <w:t xml:space="preserve"> Daraja oy o'rtasida yakunlansa, shu oy uchun faqat daraja yakunlanguniga qadar o'tilgan darslar haqi 1 dars qiymati bo'yicha to'lanadi; bu 6.2-band bo'yicha bekor qilish hisoblanmaydi.</w:t>
        </w:r>
      </w:ins>
      <w:commentRangeEnd w:id="14"/>
      <w:r>
        <w:rPr>
          <w:rStyle w:val="CommentReference"/>
        </w:rPr>
        <w:commentReference w:id="14"/>
      </w:r>
    </w:p>
    <w:p w14:paraId="519E53ED" w14:textId="77777777">
      <w:pPr>
        <w:jc w:val="both"/>
        <w:rPr>
          <w:ins w:id="921" w:author="Claude" w:date="2026-09-24T12:00:00Z"/>
          <w:lang w:val="en-US"/>
        </w:rPr>
      </w:pPr>
      <w:commentRangeStart w:id="7"/>
      <w:ins w:id="922" w:author="Claude" w:date="2026-09-24T12:00:00Z">
        <w:r>
          <w:rPr>
            <w:sz w:val="22"/>
            <w:szCs w:val="22"/>
            <w:lang w:val="en-US"/>
          </w:rPr>
          <w:t xml:space="preserve">3.5.  Ijrochida birinchi marta ta'lim olayotgan Ta'lim oluvchining birinchi darsi sinov darsi hisoblanadi: shu darsdan keyin shartnoma bekor qilinsa, birinchi dars uchun to'lov talab qilinmaydi.</w:t>
        </w:r>
      </w:ins>
      <w:commentRangeEnd w:id="7"/>
      <w:r>
        <w:rPr>
          <w:rStyle w:val="CommentReference"/>
        </w:rPr>
        <w:commentReference w:id="7"/>
      </w:r>
    </w:p>
    <w:p w14:paraId="14A86EBB" w14:textId="77777777">
      <w:pPr>
        <w:jc w:val="both"/>
        <w:rPr>
          <w:ins w:id="923" w:author="Claude" w:date="2026-09-24T12:00:00Z"/>
          <w:lang w:val="en-US"/>
        </w:rPr>
      </w:pPr>
      <w:ins w:id="924" w:author="Claude" w:date="2026-09-24T12:00:00Z">
        <w:r>
          <w:rPr>
            <w:sz w:val="22"/>
            <w:szCs w:val="22"/>
            <w:lang w:val="en-US"/>
          </w:rPr>
          <w:t xml:space="preserve">3.6.  Chegirma 2.1-bandda ko'rsatilgan miqdorda va muddatga beriladi. Muddat tugagach, to'lov 2.1-banddagi kurs haqi miqdorida davom etadi. Chegirmani muddatidan oldin bekor qilish qo'shimcha kelishuv bilan amalga oshiriladi.</w:t>
        </w:r>
      </w:ins>
    </w:p>
    <w:p w14:paraId="5AEE69F2" w14:textId="77777777" w:rsidR="00F551B7" w:rsidRPr="002C2602" w:rsidRDefault="00F551B7">
      <w:pPr>
        <w:rPr>
          <w:lang w:val="en-US"/>
        </w:rPr>
      </w:pPr>
    </w:p>
    <w:p w14:paraId="07635976" w14:textId="77777777" w:rsidR="00F551B7" w:rsidRPr="002C2602" w:rsidRDefault="00000000">
      <w:pPr>
        <w:spacing w:before="160" w:after="80"/>
        <w:jc w:val="center"/>
        <w:rPr>
          <w:lang w:val="en-US"/>
        </w:rPr>
      </w:pPr>
      <w:r>
        <w:rPr>
          <w:b/>
          <w:bCs/>
          <w:sz w:val="22"/>
          <w:szCs w:val="22"/>
          <w:lang w:val="en-US"/>
        </w:rPr>
        <w:t>4. TOMONLARNING HUQUQ VA MAJBURIYATLARI</w:t>
      </w:r>
    </w:p>
    <w:p w14:paraId="096BB09A" w14:textId="77777777" w:rsidR="00F551B7" w:rsidRPr="002C2602" w:rsidRDefault="00000000">
      <w:pPr>
        <w:spacing w:before="60" w:after="40"/>
        <w:rPr>
          <w:lang w:val="en-US"/>
        </w:rPr>
      </w:pPr>
      <w:r>
        <w:rPr>
          <w:b/>
          <w:bCs/>
          <w:sz w:val="22"/>
          <w:szCs w:val="22"/>
          <w:lang w:val="en-US"/>
        </w:rPr>
        <w:t xml:space="preserve">4.1.  Ijrochi MAJBURIYATLARI:</w:t>
      </w:r>
    </w:p>
    <w:p w14:paraId="0362C849" w14:textId="77777777" w:rsidR="00F551B7" w:rsidRPr="002C2602" w:rsidRDefault="00000000">
      <w:pPr>
        <w:jc w:val="both"/>
        <w:rPr>
          <w:lang w:val="en-US"/>
        </w:rPr>
      </w:pPr>
      <w:r>
        <w:rPr>
          <w:sz w:val="22"/>
          <w:szCs w:val="22"/>
          <w:lang w:val="en-US"/>
        </w:rPr>
        <w:t xml:space="preserve">— belgilangan jadval, hajm va formatda ta'lim jarayonini tashkil etish;</w:t>
      </w:r>
    </w:p>
    <w:p w14:paraId="7FAA3ECE" w14:textId="77777777" w:rsidR="00F551B7" w:rsidRPr="002C2602" w:rsidRDefault="00000000">
      <w:pPr>
        <w:jc w:val="both"/>
        <w:rPr>
          <w:lang w:val="en-US"/>
        </w:rPr>
      </w:pPr>
      <w:r>
        <w:rPr>
          <w:sz w:val="22"/>
          <w:szCs w:val="22"/>
          <w:lang w:val="en-US"/>
        </w:rPr>
        <w:t xml:space="preserve">— malakali pedagog jalb qilish; pedagog almashtirilganda Buyurtmachini oldindan xabardor qilish;</w:t>
      </w:r>
    </w:p>
    <w:p w14:paraId="41385E12" w14:textId="77777777" w:rsidR="00F551B7" w:rsidRPr="002C2602" w:rsidRDefault="00000000">
      <w:pPr>
        <w:jc w:val="both"/>
        <w:rPr>
          <w:lang w:val="en-US"/>
        </w:rPr>
      </w:pPr>
      <w:r>
        <w:rPr>
          <w:sz w:val="22"/>
          <w:szCs w:val="22"/>
          <w:lang w:val="en-US"/>
        </w:rPr>
        <w:t xml:space="preserve">— Ijrochi aybi bilan </w:t>
      </w:r>
      <w:del w:id="925" w:author="Claude" w:date="2026-09-24T12:00:00Z">
        <w:r>
          <w:rPr>
            <w:sz w:val="22"/>
            <w:szCs w:val="22"/>
            <w:lang w:val="en-US"/>
          </w:rPr>
          <w:delText xml:space="preserve">bekor bo'lgan darsni qayta o'tish yoki summani qayta hisoblash</w:delText>
        </w:r>
      </w:del>
      <w:ins w:id="926" w:author="Claude" w:date="2026-09-24T12:00:00Z">
        <w:r>
          <w:rPr>
            <w:sz w:val="22"/>
            <w:szCs w:val="22"/>
            <w:lang w:val="en-US"/>
          </w:rPr>
          <w:t xml:space="preserve">o'tilmagan darsni boshqa kunga (zarur bo'lsa keyingi oyga) ko'chirib o'tish, bu imkonsiz bo'lsa — summani qayta hisoblash</w:t>
        </w:r>
      </w:ins>
      <w:r>
        <w:rPr>
          <w:sz w:val="22"/>
          <w:szCs w:val="22"/>
          <w:lang w:val="en-US"/>
        </w:rPr>
        <w:t xml:space="preserve">;</w:t>
      </w:r>
    </w:p>
    <w:p w14:paraId="2A7DAE7C" w14:textId="77777777" w:rsidR="00F551B7" w:rsidRPr="002C2602" w:rsidRDefault="00000000">
      <w:pPr>
        <w:jc w:val="both"/>
        <w:rPr>
          <w:lang w:val="en-US"/>
        </w:rPr>
      </w:pPr>
      <w:r>
        <w:rPr>
          <w:sz w:val="22"/>
          <w:szCs w:val="22"/>
          <w:lang w:val="en-US"/>
        </w:rPr>
        <w:t xml:space="preserve">— kurs, narx va materiallar haqida to'g'ri axborot berish;</w:t>
      </w:r>
    </w:p>
    <w:p w14:paraId="329B8BA3" w14:textId="77777777" w:rsidR="00F551B7" w:rsidRPr="002C2602" w:rsidRDefault="00000000">
      <w:pPr>
        <w:jc w:val="both"/>
        <w:rPr>
          <w:lang w:val="en-US"/>
        </w:rPr>
      </w:pPr>
      <w:r>
        <w:rPr>
          <w:sz w:val="22"/>
          <w:szCs w:val="22"/>
          <w:lang w:val="en-US"/>
        </w:rPr>
        <w:t xml:space="preserve">— shaxsga doir ma'lumotlarni qonunchilikka muvofiq maxfiy saqlash.</w:t>
      </w:r>
    </w:p>
    <w:p w14:paraId="1448B5B9" w14:textId="77777777" w:rsidR="00F551B7" w:rsidRPr="002C2602" w:rsidRDefault="00000000">
      <w:pPr>
        <w:spacing w:before="60" w:after="40"/>
        <w:rPr>
          <w:lang w:val="en-US"/>
        </w:rPr>
      </w:pPr>
      <w:r>
        <w:rPr>
          <w:b/>
          <w:bCs/>
          <w:sz w:val="22"/>
          <w:szCs w:val="22"/>
          <w:lang w:val="en-US"/>
        </w:rPr>
        <w:t xml:space="preserve">4.2.  Buyurtmachi / Ta'lim oluvchi MAJBURIYATLARI:</w:t>
      </w:r>
    </w:p>
    <w:p w14:paraId="447034F3" w14:textId="77777777" w:rsidR="00F551B7" w:rsidRPr="002C2602" w:rsidRDefault="00000000">
      <w:pPr>
        <w:jc w:val="both"/>
        <w:rPr>
          <w:lang w:val="en-US"/>
        </w:rPr>
      </w:pPr>
      <w:r>
        <w:rPr>
          <w:sz w:val="22"/>
          <w:szCs w:val="22"/>
          <w:lang w:val="en-US"/>
        </w:rPr>
        <w:t xml:space="preserve">— to'lovlarni belgilangan muddatda amalga oshirish;</w:t>
      </w:r>
    </w:p>
    <w:p w14:paraId="1FAC37B4" w14:textId="77777777" w:rsidR="00F551B7" w:rsidRPr="002C2602" w:rsidRDefault="00000000">
      <w:pPr>
        <w:jc w:val="both"/>
        <w:rPr>
          <w:lang w:val="en-US"/>
        </w:rPr>
      </w:pPr>
      <w:r>
        <w:rPr>
          <w:sz w:val="22"/>
          <w:szCs w:val="22"/>
          <w:lang w:val="en-US"/>
        </w:rPr>
        <w:t xml:space="preserve">— darslarga o'z vaqtida qatnashish, topshiriqlarni bajarish;</w:t>
      </w:r>
    </w:p>
    <w:p w14:paraId="2CE1BDAC" w14:textId="77777777" w:rsidR="00F551B7" w:rsidRPr="002C2602" w:rsidRDefault="00000000">
      <w:pPr>
        <w:jc w:val="both"/>
        <w:rPr>
          <w:lang w:val="en-US"/>
        </w:rPr>
      </w:pPr>
      <w:r>
        <w:rPr>
          <w:sz w:val="22"/>
          <w:szCs w:val="22"/>
          <w:lang w:val="en-US"/>
        </w:rPr>
        <w:t xml:space="preserve">— ichki tartib va odob-axloq qoidalariga rioya qilish;</w:t>
      </w:r>
    </w:p>
    <w:p w14:paraId="6B363BAF" w14:textId="77777777" w:rsidR="00F551B7" w:rsidRPr="002C2602" w:rsidRDefault="00000000">
      <w:pPr>
        <w:jc w:val="both"/>
        <w:rPr>
          <w:lang w:val="en-US"/>
        </w:rPr>
      </w:pPr>
      <w:r>
        <w:rPr>
          <w:sz w:val="22"/>
          <w:szCs w:val="22"/>
          <w:lang w:val="en-US"/>
        </w:rPr>
        <w:t xml:space="preserve">— aloqa ma'lumotlaridagi o'zgarishlarni darhol xabar berish;</w:t>
      </w:r>
    </w:p>
    <w:p w14:paraId="1A9C9E5D" w14:textId="77777777" w:rsidR="00F551B7" w:rsidRPr="002C2602" w:rsidRDefault="00000000">
      <w:pPr>
        <w:jc w:val="both"/>
        <w:rPr>
          <w:lang w:val="en-US"/>
        </w:rPr>
      </w:pPr>
      <w:r>
        <w:rPr>
          <w:sz w:val="22"/>
          <w:szCs w:val="22"/>
          <w:lang w:val="en-US"/>
        </w:rPr>
        <w:t xml:space="preserve">— voyaga yetmagan Ta'lim oluvchining maktab tashqarisidagi xavfsizligi uchun Buyurtmachi (ota-ona / vasiy) javobgar bo'ladi — Ijrochi alohida yozma nazorat majburiyatini olmagan bo'lsa.</w:t>
      </w:r>
    </w:p>
    <w:p w14:paraId="05741DF2" w14:textId="77777777" w:rsidR="00F551B7" w:rsidRPr="002C2602" w:rsidRDefault="00F551B7">
      <w:pPr>
        <w:rPr>
          <w:lang w:val="en-US"/>
        </w:rPr>
      </w:pPr>
    </w:p>
    <w:p w14:paraId="52AD7D51" w14:textId="77777777" w:rsidR="00F551B7" w:rsidRPr="002C2602" w:rsidRDefault="00000000">
      <w:pPr>
        <w:spacing w:before="160" w:after="80"/>
        <w:jc w:val="center"/>
        <w:rPr>
          <w:lang w:val="en-US"/>
        </w:rPr>
      </w:pPr>
      <w:r>
        <w:rPr>
          <w:b/>
          <w:bCs/>
          <w:sz w:val="22"/>
          <w:szCs w:val="22"/>
          <w:lang w:val="en-US"/>
        </w:rPr>
        <w:t>5. DAVOMAT VA QOLDIRILGAN DARSLAR</w:t>
      </w:r>
    </w:p>
    <w:p w14:paraId="64AD734D" w14:textId="77777777" w:rsidR="00F551B7" w:rsidRPr="002C2602" w:rsidRDefault="00000000">
      <w:pPr>
        <w:jc w:val="both"/>
        <w:rPr>
          <w:lang w:val="en-US"/>
        </w:rPr>
      </w:pPr>
      <w:commentRangeStart w:id="8"/>
      <w:r>
        <w:rPr>
          <w:sz w:val="22"/>
          <w:szCs w:val="22"/>
          <w:lang w:val="en-US"/>
        </w:rPr>
        <w:t xml:space="preserve">5.1.  Guruh darsiga kelmaslik haqida kamida 24 soat oldin xabar beriladi. Xabarsiz qoldirilgan guruh darsi qayta tiklanmaydi va to'lov qayta hisoblanmaydi.</w:t>
      </w:r>
      <w:ins w:id="927" w:author="Claude" w:date="2026-09-24T12:00:00Z">
        <w:r>
          <w:rPr>
            <w:sz w:val="22"/>
            <w:szCs w:val="22"/>
            <w:lang w:val="en-US"/>
          </w:rPr>
          <w:t xml:space="preserve"> Uzrli sabab (hujjat bilan tasdiqlangan) bilan va kamida 24 soat oldin xabar berib qoldirilgan guruh darsi imkon qadar qayta o'tiladi; imkon bo'lmasa, uning qiymati keyingi oy to'lovidan chegiriladi.</w:t>
        </w:r>
      </w:ins>
      <w:commentRangeEnd w:id="8"/>
      <w:r>
        <w:rPr>
          <w:rStyle w:val="CommentReference"/>
        </w:rPr>
        <w:commentReference w:id="8"/>
      </w:r>
    </w:p>
    <w:p w14:paraId="6D2D39DF" w14:textId="77777777" w:rsidR="00F551B7" w:rsidRPr="002C2602" w:rsidRDefault="00000000">
      <w:pPr>
        <w:jc w:val="both"/>
        <w:rPr>
          <w:lang w:val="en-US"/>
        </w:rPr>
      </w:pPr>
      <w:r>
        <w:rPr>
          <w:sz w:val="22"/>
          <w:szCs w:val="22"/>
          <w:lang w:val="en-US"/>
        </w:rPr>
        <w:t xml:space="preserve">5.2.  Individual dars kamida 24 soat oldin bekor qilinsa, boshqa vaqtga ko'chiriladi. Kechroq bekor qilingan yoki sababsiz qoldirilgan dars o'tilgan deb hisoblanadi.</w:t>
      </w:r>
    </w:p>
    <w:p w14:paraId="7B12053D" w14:textId="77777777" w:rsidR="00F551B7" w:rsidRPr="002C2602" w:rsidRDefault="00000000">
      <w:pPr>
        <w:jc w:val="both"/>
        <w:rPr>
          <w:lang w:val="en-US"/>
        </w:rPr>
      </w:pPr>
      <w:r>
        <w:rPr>
          <w:sz w:val="22"/>
          <w:szCs w:val="22"/>
          <w:lang w:val="en-US"/>
        </w:rPr>
        <w:t xml:space="preserve">5.3.  Kasallik yoki boshqa uzrli sabab (hujjat bilan tasdiqlangan) 10 kalendar kundan ortiq davom etsa, kurs bir marta 30 kungacha muzlatilishi mumkin. Qayta boshlash sanasi yozma kelishiladi.</w:t>
      </w:r>
      <w:ins w:id="928" w:author="Claude" w:date="2026-09-24T12:00:00Z">
        <w:r>
          <w:rPr>
            <w:sz w:val="22"/>
            <w:szCs w:val="22"/>
            <w:lang w:val="en-US"/>
          </w:rPr>
          <w:t xml:space="preserve"> Ta'lim oluvchi kelishilgan sanada darsga qaytmasa, shartnoma muzlatish boshlangan kundan Buyurtmachi tomonidan bekor qilingan hisoblanadi va 6.2-band shu sana bo'yicha qo'llaniladi.</w:t>
        </w:r>
      </w:ins>
    </w:p>
    <w:p w14:paraId="7D5FDE48" w14:textId="77777777" w:rsidR="00F551B7" w:rsidRPr="002C2602" w:rsidRDefault="00F551B7">
      <w:pPr>
        <w:rPr>
          <w:lang w:val="en-US"/>
        </w:rPr>
      </w:pPr>
    </w:p>
    <w:p w14:paraId="61DF6A5D" w14:textId="77777777" w:rsidR="00F551B7" w:rsidRPr="002C2602" w:rsidRDefault="00000000">
      <w:pPr>
        <w:spacing w:before="160" w:after="80"/>
        <w:jc w:val="center"/>
        <w:rPr>
          <w:lang w:val="en-US"/>
        </w:rPr>
      </w:pPr>
      <w:r>
        <w:rPr>
          <w:b/>
          <w:bCs/>
          <w:sz w:val="22"/>
          <w:szCs w:val="22"/>
          <w:lang w:val="en-US"/>
        </w:rPr>
        <w:t>6. SHARTNOMANI BEKOR QILISH VA PUL QAYTARISH</w:t>
      </w:r>
    </w:p>
    <w:p w14:paraId="53005584" w14:textId="77777777" w:rsidR="00F551B7" w:rsidRPr="002C2602" w:rsidRDefault="00000000">
      <w:pPr>
        <w:jc w:val="both"/>
        <w:rPr>
          <w:lang w:val="en-US"/>
        </w:rPr>
      </w:pPr>
      <w:r>
        <w:rPr>
          <w:sz w:val="22"/>
          <w:szCs w:val="22"/>
          <w:lang w:val="en-US"/>
        </w:rPr>
        <w:t xml:space="preserve">6.1.  Buyurtmachi shartnomani istalgan vaqt yozma yoki elektron xabar orqali bekor qilishi mumkin.</w:t>
      </w:r>
    </w:p>
    <w:p w14:paraId="4EDD79BA" w14:textId="77777777" w:rsidR="00F551B7" w:rsidRPr="002C2602" w:rsidRDefault="00000000">
      <w:pPr>
        <w:spacing w:before="60" w:after="40"/>
        <w:jc w:val="both"/>
        <w:rPr>
          <w:lang w:val="en-US"/>
        </w:rPr>
      </w:pPr>
      <w:r>
        <w:rPr>
          <w:b/>
          <w:bCs/>
          <w:sz w:val="22"/>
          <w:szCs w:val="22"/>
          <w:lang w:val="en-US"/>
        </w:rPr>
        <w:t xml:space="preserve">6.2.  Pul qaytarish shartlari:</w:t>
      </w:r>
    </w:p>
    <w:p w14:paraId="2193A712" w14:textId="6573F792" w:rsidR="00F551B7" w:rsidRPr="002C2602" w:rsidRDefault="00000000">
      <w:pPr>
        <w:jc w:val="both"/>
        <w:rPr>
          <w:lang w:val="en-US"/>
        </w:rPr>
      </w:pPr>
      <w:r>
        <w:rPr>
          <w:sz w:val="22"/>
          <w:szCs w:val="22"/>
          <w:lang w:val="en-US"/>
        </w:rPr>
        <w:t xml:space="preserve">— Kurs boshlanishidan OLDIN Buyurtmachi bekor qilsa: to'langan summa 10 bank kuni ichida to'liq qaytariladi(Agarda to’lov jarayonida hisob raqamga kelib tushgan mablag’dan bank, vositachi(kommisioner), soliq yoki boshqa harajatlar amalga oshririlgan bo’lsa mazkur harajatlar qaytarib berilmaydi).</w:t>
      </w:r>
    </w:p>
    <w:p w14:paraId="387D107E" w14:textId="77777777" w:rsidR="00F551B7" w:rsidRPr="002C2602" w:rsidRDefault="00000000">
      <w:pPr>
        <w:jc w:val="both"/>
        <w:rPr>
          <w:lang w:val="en-US"/>
        </w:rPr>
      </w:pPr>
      <w:r>
        <w:rPr>
          <w:sz w:val="22"/>
          <w:szCs w:val="22"/>
          <w:lang w:val="en-US"/>
        </w:rPr>
        <w:t xml:space="preserve">— Kurs boshlanganidan so'ng Buyurtmachi bekor qilsa: amalda o'tilgan darslar qiymati ushlab qolinadi, qolgan qismi 10 bank kuni ichida qaytariladi.</w:t>
      </w:r>
    </w:p>
    <w:p w14:paraId="30EE7908" w14:textId="30B57D89" w:rsidR="00F551B7" w:rsidRPr="002C2602" w:rsidRDefault="00000000">
      <w:pPr>
        <w:jc w:val="both"/>
        <w:rPr>
          <w:lang w:val="en-US"/>
        </w:rPr>
      </w:pPr>
      <w:commentRangeStart w:id="9"/>
      <w:r>
        <w:rPr>
          <w:sz w:val="22"/>
          <w:szCs w:val="22"/>
          <w:lang w:val="en-US"/>
        </w:rPr>
        <w:t xml:space="preserve">— </w:t>
      </w:r>
      <w:del w:id="929" w:author="Claude" w:date="2026-09-24T12:00:00Z">
        <w:r>
          <w:rPr>
            <w:sz w:val="22"/>
            <w:szCs w:val="22"/>
            <w:lang w:val="en-US"/>
          </w:rPr>
          <w:delText xml:space="preserve">Kursning</w:delText>
        </w:r>
      </w:del>
      <w:ins w:id="930" w:author="Claude" w:date="2026-09-24T12:00:00Z">
        <w:r>
          <w:rPr>
            <w:sz w:val="22"/>
            <w:szCs w:val="22"/>
            <w:lang w:val="en-US"/>
          </w:rPr>
          <w:t xml:space="preserve">Joriy to'langan oy darslarining</w:t>
        </w:r>
      </w:ins>
      <w:r>
        <w:rPr>
          <w:sz w:val="22"/>
          <w:szCs w:val="22"/>
          <w:lang w:val="en-US"/>
        </w:rPr>
        <w:t xml:space="preserve"> 40% dan ko'prog'i o'tilgan bo'lsa: </w:t>
      </w:r>
      <w:ins w:id="931" w:author="Claude" w:date="2026-09-24T12:00:00Z">
        <w:r>
          <w:rPr>
            <w:sz w:val="22"/>
            <w:szCs w:val="22"/>
            <w:lang w:val="en-US"/>
          </w:rPr>
          <w:t xml:space="preserve">shu oy uchun </w:t>
        </w:r>
      </w:ins>
      <w:r>
        <w:rPr>
          <w:sz w:val="22"/>
          <w:szCs w:val="22"/>
          <w:lang w:val="en-US"/>
        </w:rPr>
        <w:t xml:space="preserve">pul qaytarilmaydi</w:t>
      </w:r>
      <w:r>
        <w:rPr>
          <w:sz w:val="22"/>
          <w:szCs w:val="22"/>
          <w:lang w:val="en-US"/>
        </w:rPr>
        <w:t xml:space="preserve">.</w:t>
      </w:r>
      <w:commentRangeEnd w:id="9"/>
      <w:r>
        <w:rPr>
          <w:rStyle w:val="CommentReference"/>
        </w:rPr>
        <w:commentReference w:id="9"/>
      </w:r>
    </w:p>
    <w:p w14:paraId="47A5F7C8" w14:textId="77777777" w:rsidR="00F551B7" w:rsidRPr="002C2602" w:rsidRDefault="00000000">
      <w:pPr>
        <w:jc w:val="both"/>
        <w:rPr>
          <w:lang w:val="en-US"/>
        </w:rPr>
      </w:pPr>
      <w:r>
        <w:rPr>
          <w:sz w:val="22"/>
          <w:szCs w:val="22"/>
          <w:lang w:val="en-US"/>
        </w:rPr>
        <w:t xml:space="preserve">— Ijrochi tashabbusi bilan (intizom qoidalari qo'pol buzilganda): amalda ko'rsatilgan xizmatlar asosida hisob-kitob qilinadi.</w:t>
      </w:r>
    </w:p>
    <w:p w14:paraId="451F7F42" w14:textId="77777777" w:rsidR="00F551B7" w:rsidRPr="002C2602" w:rsidRDefault="00000000">
      <w:pPr>
        <w:jc w:val="both"/>
        <w:rPr>
          <w:lang w:val="en-US"/>
        </w:rPr>
      </w:pPr>
      <w:r>
        <w:rPr>
          <w:sz w:val="22"/>
          <w:szCs w:val="22"/>
          <w:lang w:val="en-US"/>
        </w:rPr>
        <w:t xml:space="preserve">— Xizmat sifatsizligi sababli bekor qilinsa (asoslantirilgan da'vo bilan): </w:t>
      </w:r>
      <w:ins w:id="932" w:author="Claude" w:date="2026-09-24T12:00:00Z">
        <w:r>
          <w:rPr>
            <w:sz w:val="22"/>
            <w:szCs w:val="22"/>
            <w:lang w:val="en-US"/>
          </w:rPr>
          <w:t xml:space="preserve">da'vo qilingan oy uchun </w:t>
        </w:r>
      </w:ins>
      <w:r>
        <w:rPr>
          <w:sz w:val="22"/>
          <w:szCs w:val="22"/>
          <w:lang w:val="en-US"/>
        </w:rPr>
        <w:t xml:space="preserve">to'langan summa</w:t>
      </w:r>
      <w:r>
        <w:rPr>
          <w:sz w:val="22"/>
          <w:szCs w:val="22"/>
          <w:lang w:val="en-US"/>
        </w:rPr>
        <w:t xml:space="preserve"> 10 bank kuni ichida to'liq qaytariladi.</w:t>
      </w:r>
    </w:p>
    <w:p w14:paraId="54605B4D" w14:textId="77777777">
      <w:pPr>
        <w:jc w:val="both"/>
        <w:rPr>
          <w:ins w:id="933" w:author="Claude" w:date="2026-09-24T12:00:00Z"/>
          <w:lang w:val="en-US"/>
        </w:rPr>
      </w:pPr>
      <w:commentRangeStart w:id="10"/>
      <w:ins w:id="934" w:author="Claude" w:date="2026-09-24T12:00:00Z">
        <w:r>
          <w:rPr>
            <w:sz w:val="22"/>
            <w:szCs w:val="22"/>
            <w:lang w:val="en-US"/>
          </w:rPr>
          <w:t xml:space="preserve">6.3.  Ta'lim oluvchi 3.2-band bo'yicha darsga qo'yilmagan yoki darslarni ketma-ket xabarsiz qoldirgan bo'lsa va shundan keyin 14 kalendar kun ichida darsga qaytmasa, shartnoma xizmat ko'rsatish to'xtagan kundan Buyurtmachi tomonidan bekor qilingan hisoblanadi va 6.2-band shu sana bo'yicha qo'llaniladi.</w:t>
        </w:r>
      </w:ins>
      <w:commentRangeEnd w:id="10"/>
      <w:r>
        <w:rPr>
          <w:rStyle w:val="CommentReference"/>
        </w:rPr>
        <w:commentReference w:id="10"/>
      </w:r>
    </w:p>
    <w:p w14:paraId="27532F50" w14:textId="77777777">
      <w:pPr>
        <w:jc w:val="both"/>
        <w:rPr>
          <w:ins w:id="935" w:author="Claude" w:date="2026-09-24T12:00:00Z"/>
          <w:lang w:val="en-US"/>
        </w:rPr>
      </w:pPr>
      <w:commentRangeStart w:id="11"/>
      <w:ins w:id="936" w:author="Claude" w:date="2026-09-24T12:00:00Z">
        <w:r>
          <w:rPr>
            <w:sz w:val="22"/>
            <w:szCs w:val="22"/>
            <w:lang w:val="en-US"/>
          </w:rPr>
          <w:t xml:space="preserve">6.4.  Qaytarilishi lozim bo'lgan summani Buyurtmachi qaytarish muddati tugaganidan keyin 30 kalendar kun ichida olmasa (rekvizitlarini taqdim etmasa yoki murojaat qilmasa), Ijrochi uni kamida bir marta xabardor qilgach, mazkur summa Ijrochi hisobiga o'tkaziladi.</w:t>
        </w:r>
      </w:ins>
      <w:commentRangeEnd w:id="11"/>
      <w:r>
        <w:rPr>
          <w:rStyle w:val="CommentReference"/>
        </w:rPr>
        <w:commentReference w:id="11"/>
      </w:r>
    </w:p>
    <w:p w14:paraId="6461EB61" w14:textId="77777777" w:rsidR="00F551B7" w:rsidRPr="002C2602" w:rsidRDefault="00F551B7">
      <w:pPr>
        <w:rPr>
          <w:lang w:val="en-US"/>
        </w:rPr>
      </w:pPr>
    </w:p>
    <w:p w14:paraId="1B8FD15D" w14:textId="77777777" w:rsidR="00F551B7" w:rsidRPr="002C2602" w:rsidRDefault="00000000">
      <w:pPr>
        <w:spacing w:before="160" w:after="80"/>
        <w:jc w:val="center"/>
        <w:rPr>
          <w:lang w:val="en-US"/>
        </w:rPr>
      </w:pPr>
      <w:r>
        <w:rPr>
          <w:b/>
          <w:bCs/>
          <w:sz w:val="22"/>
          <w:szCs w:val="22"/>
          <w:lang w:val="en-US"/>
        </w:rPr>
        <w:lastRenderedPageBreak/>
        <w:t>7. SHAXSGA DOIR MA'LUMOTLAR VA MAXFIYLIK</w:t>
      </w:r>
    </w:p>
    <w:p w14:paraId="775FB08D" w14:textId="77777777" w:rsidR="00F551B7" w:rsidRPr="002C2602" w:rsidRDefault="00000000">
      <w:pPr>
        <w:jc w:val="both"/>
        <w:rPr>
          <w:lang w:val="en-US"/>
        </w:rPr>
      </w:pPr>
      <w:r>
        <w:rPr>
          <w:sz w:val="22"/>
          <w:szCs w:val="22"/>
          <w:lang w:val="en-US"/>
        </w:rPr>
        <w:t xml:space="preserve">7.1.  Ijrochi shartnomada ko'rsatilgan ma'lumotlarni faqat ta'lim xizmatini ko'rsatish va qonuniy majburiyatlarni bajarish maqsadida qayta ishlaydi.</w:t>
      </w:r>
    </w:p>
    <w:p w14:paraId="2D051446" w14:textId="77777777" w:rsidR="00F551B7" w:rsidRPr="002C2602" w:rsidRDefault="00000000">
      <w:pPr>
        <w:jc w:val="both"/>
        <w:rPr>
          <w:lang w:val="en-US"/>
        </w:rPr>
      </w:pPr>
      <w:r>
        <w:rPr>
          <w:sz w:val="22"/>
          <w:szCs w:val="22"/>
          <w:lang w:val="en-US"/>
        </w:rPr>
        <w:t xml:space="preserve">7.2.  Qonuniy asos bo'lmasa, ma'lumotlar uchinchi shaxslarga berilmaydi. Reklama va foto/video tasvirni e'lon qilish uchun alohida rozilik olinadi. Rozilik bermaslik ta'lim olishga to'sqinlik qilmaydi.</w:t>
      </w:r>
    </w:p>
    <w:p w14:paraId="36E78F6E" w14:textId="77777777" w:rsidR="00F551B7" w:rsidRPr="002C2602" w:rsidRDefault="00F551B7">
      <w:pPr>
        <w:rPr>
          <w:lang w:val="en-US"/>
        </w:rPr>
      </w:pPr>
    </w:p>
    <w:p w14:paraId="6C764C2B" w14:textId="77777777" w:rsidR="00F551B7" w:rsidRPr="002C2602" w:rsidRDefault="00000000">
      <w:pPr>
        <w:spacing w:before="160" w:after="80"/>
        <w:jc w:val="center"/>
        <w:rPr>
          <w:lang w:val="en-US"/>
        </w:rPr>
      </w:pPr>
      <w:r>
        <w:rPr>
          <w:b/>
          <w:bCs/>
          <w:sz w:val="22"/>
          <w:szCs w:val="22"/>
          <w:lang w:val="en-US"/>
        </w:rPr>
        <w:t>8. FORS-MAJOR</w:t>
      </w:r>
    </w:p>
    <w:p w14:paraId="11550C54" w14:textId="77777777" w:rsidR="00F551B7" w:rsidRPr="002C2602" w:rsidRDefault="00000000">
      <w:pPr>
        <w:jc w:val="both"/>
        <w:rPr>
          <w:lang w:val="en-US"/>
        </w:rPr>
      </w:pPr>
      <w:r>
        <w:rPr>
          <w:sz w:val="22"/>
          <w:szCs w:val="22"/>
          <w:lang w:val="en-US"/>
        </w:rPr>
        <w:t xml:space="preserve">8.1.  Tomonlar nazoratidan tashqaridagi, oldindan ko'rish va bartaraf etib bo'lmaydigan holat (tabiiy ofat, epidemiya, davlat organi qarori va h.k.) majburiyatni imkonsiz qilsa, ta'sir ko'rgan taraf imkon qadar tez xabar beradi va tegishli davr uchun javobgarlikdan ozod bo'ladi.</w:t>
      </w:r>
    </w:p>
    <w:p w14:paraId="06C6ABFD" w14:textId="77777777" w:rsidR="00F551B7" w:rsidRPr="002C2602" w:rsidRDefault="00000000">
      <w:pPr>
        <w:jc w:val="both"/>
        <w:rPr>
          <w:lang w:val="en-US"/>
        </w:rPr>
      </w:pPr>
      <w:r>
        <w:rPr>
          <w:sz w:val="22"/>
          <w:szCs w:val="22"/>
          <w:lang w:val="en-US"/>
        </w:rPr>
        <w:t xml:space="preserve">8.2.  Bunday holat 30 kundan ortiq davom etsa, Tomonlar muqobil format yoki foydalanilmagan xizmatlar bo'yicha hisob-kitob qilib shartnomani bekor qilishni kelishadi.</w:t>
      </w:r>
    </w:p>
    <w:p w14:paraId="0EC0C89A" w14:textId="77777777" w:rsidR="00F551B7" w:rsidRPr="002C2602" w:rsidRDefault="00F551B7">
      <w:pPr>
        <w:rPr>
          <w:lang w:val="en-US"/>
        </w:rPr>
      </w:pPr>
    </w:p>
    <w:p w14:paraId="14DC7E8F" w14:textId="77777777" w:rsidR="00F551B7" w:rsidRPr="002C2602" w:rsidRDefault="00000000">
      <w:pPr>
        <w:spacing w:before="160" w:after="80"/>
        <w:jc w:val="center"/>
        <w:rPr>
          <w:lang w:val="en-US"/>
        </w:rPr>
      </w:pPr>
      <w:r>
        <w:rPr>
          <w:b/>
          <w:bCs/>
          <w:sz w:val="22"/>
          <w:szCs w:val="22"/>
          <w:lang w:val="en-US"/>
        </w:rPr>
        <w:t>9. NIZOLARNI HAL QILISH</w:t>
      </w:r>
    </w:p>
    <w:p w14:paraId="69EFF9C8" w14:textId="77777777" w:rsidR="00F551B7" w:rsidRPr="002C2602" w:rsidRDefault="00000000">
      <w:pPr>
        <w:jc w:val="both"/>
        <w:rPr>
          <w:lang w:val="en-US"/>
        </w:rPr>
      </w:pPr>
      <w:r>
        <w:rPr>
          <w:sz w:val="22"/>
          <w:szCs w:val="22"/>
          <w:lang w:val="en-US"/>
        </w:rPr>
        <w:t xml:space="preserve">9.1.  Barcha nizolar avvalo muzokara va yozma murojaat orqali hal qilinadi.</w:t>
      </w:r>
    </w:p>
    <w:p w14:paraId="364E5296" w14:textId="77777777" w:rsidR="00F551B7" w:rsidRPr="002C2602" w:rsidRDefault="00000000">
      <w:pPr>
        <w:jc w:val="both"/>
        <w:rPr>
          <w:lang w:val="en-US"/>
        </w:rPr>
      </w:pPr>
      <w:commentRangeStart w:id="12"/>
      <w:r>
        <w:rPr>
          <w:sz w:val="22"/>
          <w:szCs w:val="22"/>
          <w:lang w:val="en-US"/>
        </w:rPr>
        <w:t xml:space="preserve">9.2.  Kelishuvga erishilmasa, nizo O'zbekiston Respublikasi qonunchiligiga muvofiq </w:t>
      </w:r>
      <w:del w:id="937" w:author="Claude" w:date="2026-09-24T12:00:00Z">
        <w:r>
          <w:rPr>
            <w:sz w:val="22"/>
            <w:szCs w:val="22"/>
            <w:lang w:val="en-US"/>
          </w:rPr>
          <w:delText xml:space="preserve">Namangan shahar</w:delText>
        </w:r>
      </w:del>
      <w:ins w:id="938" w:author="Claude" w:date="2026-09-24T12:00:00Z">
        <w:r>
          <w:rPr>
            <w:sz w:val="22"/>
            <w:szCs w:val="22"/>
            <w:lang w:val="en-US"/>
          </w:rPr>
          <w:t xml:space="preserve">Ijrochining tegishli filiali joylashgan shahar</w:t>
        </w:r>
      </w:ins>
      <w:r>
        <w:rPr>
          <w:sz w:val="22"/>
          <w:szCs w:val="22"/>
          <w:lang w:val="en-US"/>
        </w:rPr>
        <w:t xml:space="preserve"> fuqarolik ishlari sudida ko'riladi. Iste'molchining vakolatli davlat organlariga murojaat qilish huquqi cheklanmaydi.</w:t>
      </w:r>
      <w:commentRangeEnd w:id="12"/>
      <w:r>
        <w:rPr>
          <w:rStyle w:val="CommentReference"/>
        </w:rPr>
        <w:commentReference w:id="12"/>
      </w:r>
    </w:p>
    <w:p w14:paraId="75C311AA" w14:textId="77777777" w:rsidR="00F551B7" w:rsidRPr="002C2602" w:rsidRDefault="00F551B7">
      <w:pPr>
        <w:rPr>
          <w:lang w:val="en-US"/>
        </w:rPr>
      </w:pPr>
    </w:p>
    <w:p w14:paraId="5789AA68" w14:textId="77777777" w:rsidR="00F551B7" w:rsidRPr="002C2602" w:rsidRDefault="00000000">
      <w:pPr>
        <w:spacing w:before="160" w:after="80"/>
        <w:jc w:val="center"/>
        <w:rPr>
          <w:lang w:val="en-US"/>
        </w:rPr>
      </w:pPr>
      <w:r>
        <w:rPr>
          <w:b/>
          <w:bCs/>
          <w:sz w:val="22"/>
          <w:szCs w:val="22"/>
          <w:lang w:val="en-US"/>
        </w:rPr>
        <w:t>10. SHARTNOMANING AMAL QILISH MUDDATI</w:t>
      </w:r>
    </w:p>
    <w:p w14:paraId="575B372A" w14:textId="77777777" w:rsidR="00F551B7" w:rsidRPr="002C2602" w:rsidRDefault="00000000">
      <w:pPr>
        <w:jc w:val="both"/>
        <w:rPr>
          <w:lang w:val="en-US"/>
        </w:rPr>
      </w:pPr>
      <w:r>
        <w:rPr>
          <w:sz w:val="22"/>
          <w:szCs w:val="22"/>
          <w:lang w:val="en-US"/>
        </w:rPr>
        <w:t xml:space="preserve">10.1.  Shartnoma </w:t>
      </w:r>
      <w:r>
        <w:rPr>
          <w:sz w:val="22"/>
          <w:szCs w:val="22"/>
          <w:lang w:val="en-US"/>
        </w:rPr>
        <w:t xml:space="preserve">Tomonlar imzolagan</w:t>
      </w:r>
      <w:ins w:id="939" w:author="Claude" w:date="2026-09-24T12:00:00Z">
        <w:r>
          <w:rPr>
            <w:sz w:val="22"/>
            <w:szCs w:val="22"/>
            <w:lang w:val="en-US"/>
          </w:rPr>
          <w:t xml:space="preserve"> (yoki Buyurtmachi 10.4-band bo'yicha elektron tasdiqlagan)</w:t>
        </w:r>
      </w:ins>
      <w:r>
        <w:rPr>
          <w:sz w:val="22"/>
          <w:szCs w:val="22"/>
          <w:lang w:val="en-US"/>
        </w:rPr>
        <w:t xml:space="preserve"> kundan kuchga kiradi va 2-bo'limda ko'rsatilgan kurs yakunlanib, Tomonlar majburiyatlari to'liq bajarilguniga qadar amal qiladi.</w:t>
      </w:r>
    </w:p>
    <w:p w14:paraId="616028DD" w14:textId="77777777" w:rsidR="00F551B7" w:rsidRPr="002C2602" w:rsidRDefault="00000000">
      <w:pPr>
        <w:jc w:val="both"/>
        <w:rPr>
          <w:lang w:val="en-US"/>
        </w:rPr>
      </w:pPr>
      <w:r>
        <w:rPr>
          <w:sz w:val="22"/>
          <w:szCs w:val="22"/>
          <w:lang w:val="en-US"/>
        </w:rPr>
        <w:t xml:space="preserve">10.2.  Shartnomaga o'zgartirish faqat Tomonlar imzolagan yozma </w:t>
      </w:r>
      <w:r>
        <w:rPr>
          <w:sz w:val="22"/>
          <w:szCs w:val="22"/>
          <w:lang w:val="en-US"/>
        </w:rPr>
        <w:t xml:space="preserve">qo'shimcha kelishuv</w:t>
      </w:r>
      <w:ins w:id="940" w:author="Claude" w:date="2026-09-24T12:00:00Z">
        <w:r>
          <w:rPr>
            <w:sz w:val="22"/>
            <w:szCs w:val="22"/>
            <w:lang w:val="en-US"/>
          </w:rPr>
          <w:t xml:space="preserve"> (voyaga yetgan Buyurtmachi uchun — 10.4-band bo'yicha elektron tasdiqlangan qo'shimcha kelishuv ham)</w:t>
        </w:r>
      </w:ins>
      <w:r>
        <w:rPr>
          <w:sz w:val="22"/>
          <w:szCs w:val="22"/>
          <w:lang w:val="en-US"/>
        </w:rPr>
        <w:t xml:space="preserve"> orqali kiritiladi.</w:t>
      </w:r>
    </w:p>
    <w:p w14:paraId="410C819F" w14:textId="77777777" w:rsidR="00F551B7" w:rsidRPr="002C2602" w:rsidRDefault="00000000">
      <w:pPr>
        <w:jc w:val="both"/>
        <w:rPr>
          <w:lang w:val="en-US"/>
        </w:rPr>
      </w:pPr>
      <w:r>
        <w:rPr>
          <w:sz w:val="22"/>
          <w:szCs w:val="22"/>
          <w:lang w:val="en-US"/>
        </w:rPr>
        <w:t xml:space="preserve">10.3.  </w:t>
      </w:r>
      <w:del w:id="941" w:author="Claude" w:date="2026-09-24T12:00:00Z">
        <w:r>
          <w:rPr>
            <w:sz w:val="22"/>
            <w:szCs w:val="22"/>
            <w:lang w:val="en-US"/>
          </w:rPr>
          <w:delText xml:space="preserve">Shartnoma ikki</w:delText>
        </w:r>
      </w:del>
      <w:ins w:id="942" w:author="Claude" w:date="2026-09-24T12:00:00Z">
        <w:r>
          <w:rPr>
            <w:sz w:val="22"/>
            <w:szCs w:val="22"/>
            <w:lang w:val="en-US"/>
          </w:rPr>
          <w:t xml:space="preserve">Qog'ozda tuzilganda shartnoma ikki</w:t>
        </w:r>
      </w:ins>
      <w:r>
        <w:rPr>
          <w:sz w:val="22"/>
          <w:szCs w:val="22"/>
          <w:lang w:val="en-US"/>
        </w:rPr>
        <w:t xml:space="preserve"> nusxada tuziladi; har bir nusxa teng yuridik kuchga ega.</w:t>
      </w:r>
    </w:p>
    <w:p w14:paraId="4D874AC4" w14:textId="77777777">
      <w:pPr>
        <w:jc w:val="both"/>
        <w:rPr>
          <w:ins w:id="943" w:author="Claude" w:date="2026-09-24T12:00:00Z"/>
          <w:lang w:val="en-US"/>
        </w:rPr>
      </w:pPr>
      <w:commentRangeStart w:id="13"/>
      <w:ins w:id="944" w:author="Claude" w:date="2026-09-24T12:00:00Z">
        <w:r>
          <w:rPr>
            <w:sz w:val="22"/>
            <w:szCs w:val="22"/>
            <w:lang w:val="en-US"/>
          </w:rPr>
          <w:t xml:space="preserve">10.4.  Voyaga yetgan Buyurtmachi shartnoma va qo'shimcha kelishuvlarni Ijrochining Telegram boti yoki shaxsiy kabineti orqali «Roziman» tugmasini bosib tasdiqlashi mumkin; bunday tasdiq Buyurtmachining qo'lda qo'ygan imzosi bilan teng kuchga ega. Ijrochi tasdiq sanasi, vaqti va tasdiqlangan matnni saqlaydi. Ta'lim oluvchi voyaga yetmagan bo'lsa, shartnoma va qo'shimcha kelishuvlar faqat uning ota-onasi yoki qonuniy vakili tomonidan qog'ozda imzolanadi.</w:t>
        </w:r>
      </w:ins>
      <w:commentRangeEnd w:id="13"/>
      <w:r>
        <w:rPr>
          <w:rStyle w:val="CommentReference"/>
        </w:rPr>
        <w:commentReference w:id="13"/>
      </w:r>
    </w:p>
    <w:p w14:paraId="17D59AB7" w14:textId="77777777" w:rsidR="00F551B7" w:rsidRPr="002C2602" w:rsidRDefault="00F551B7">
      <w:pPr>
        <w:rPr>
          <w:lang w:val="en-US"/>
        </w:rPr>
      </w:pPr>
    </w:p>
    <w:p w14:paraId="3BDB0048" w14:textId="77777777" w:rsidR="00F551B7" w:rsidRDefault="00000000">
      <w:pPr>
        <w:spacing w:before="160" w:after="80"/>
        <w:jc w:val="center"/>
      </w:pPr>
      <w:r>
        <w:rPr>
          <w:b/>
          <w:bCs/>
          <w:sz w:val="22"/>
          <w:szCs w:val="22"/>
        </w:rPr>
        <w:t>11. TOMONLARNING REKVIZITLARI VA IMZOLARI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F551B7" w14:paraId="5C648E75" w14:textId="77777777">
        <w:tblPrEx>
          <w:tblCellMar>
            <w:top w:w="0" w:type="dxa"/>
            <w:bottom w:w="0" w:type="dxa"/>
          </w:tblCellMar>
        </w:tblPrEx>
        <w:tc>
          <w:tcPr>
            <w:tcW w:w="4750" w:type="dxa"/>
            <w:shd w:val="clear" w:color="auto" w:fill="D9D9D9"/>
            <w:tcMar>
              <w:top w:w="80" w:type="dxa"/>
              <w:left w:w="100" w:type="dxa"/>
              <w:bottom w:w="80" w:type="dxa"/>
              <w:right w:w="100" w:type="dxa"/>
            </w:tcMar>
          </w:tcPr>
          <w:p w14:paraId="5BA69C34" w14:textId="77777777" w:rsidR="00F551B7" w:rsidRDefault="00000000">
            <w:pPr>
              <w:jc w:val="center"/>
            </w:pPr>
            <w:r>
              <w:rPr>
                <w:b/>
                <w:bCs/>
              </w:rPr>
              <w:t>IJROCHI</w:t>
            </w:r>
          </w:p>
        </w:tc>
        <w:tc>
          <w:tcPr>
            <w:tcW w:w="4750" w:type="dxa"/>
            <w:shd w:val="clear" w:color="auto" w:fill="D9D9D9"/>
            <w:tcMar>
              <w:top w:w="80" w:type="dxa"/>
              <w:left w:w="100" w:type="dxa"/>
              <w:bottom w:w="80" w:type="dxa"/>
              <w:right w:w="100" w:type="dxa"/>
            </w:tcMar>
          </w:tcPr>
          <w:p w14:paraId="21C34CC3" w14:textId="77777777" w:rsidR="00F551B7" w:rsidRDefault="00000000">
            <w:pPr>
              <w:jc w:val="center"/>
            </w:pPr>
            <w:r>
              <w:rPr>
                <w:b/>
                <w:bCs/>
              </w:rPr>
              <w:t>BUYURTMACHI</w:t>
            </w:r>
          </w:p>
        </w:tc>
      </w:tr>
      <w:tr w:rsidR="00F551B7" w14:paraId="5946FE5A" w14:textId="77777777">
        <w:tblPrEx>
          <w:tblCellMar>
            <w:top w:w="0" w:type="dxa"/>
            <w:bottom w:w="0" w:type="dxa"/>
          </w:tblCellMar>
        </w:tblPrEx>
        <w:tc>
          <w:tcPr>
            <w:tcW w:w="4750" w:type="dxa"/>
            <w:tcMar>
              <w:top w:w="80" w:type="dxa"/>
              <w:left w:w="100" w:type="dxa"/>
              <w:bottom w:w="80" w:type="dxa"/>
              <w:right w:w="100" w:type="dxa"/>
            </w:tcMar>
          </w:tcPr>
          <w:p w14:paraId="18BA127F" w14:textId="77777777" w:rsidR="00F551B7" w:rsidRPr="002C2602" w:rsidRDefault="00000000">
            <w:pPr>
              <w:rPr>
                <w:lang w:val="en-US"/>
              </w:rPr>
            </w:pPr>
            <w:r>
              <w:rPr>
                <w:b/>
                <w:bCs/>
                <w:lang w:val="en-US"/>
              </w:rPr>
              <w:t xml:space="preserve">«Daf Sprachzentrum» MCHJ</w:t>
            </w:r>
          </w:p>
          <w:p w14:paraId="35644C82" w14:textId="77777777" w:rsidR="00F551B7" w:rsidRPr="002C2602" w:rsidRDefault="00000000">
            <w:pPr>
              <w:rPr>
                <w:lang w:val="en-US"/>
              </w:rPr>
            </w:pPr>
            <w:del w:id="945" w:author="Claude" w:date="2026-09-24T12:00:00Z">
              <w:r>
                <w:rPr>
                  <w:lang w:val="en-US"/>
                </w:rPr>
                <w:delText xml:space="preserve">Manzil:</w:delText>
              </w:r>
            </w:del>
            <w:ins w:id="946" w:author="Claude" w:date="2026-09-24T12:00:00Z">
              <w:r>
                <w:rPr>
                  <w:lang w:val="en-US"/>
                </w:rPr>
                <w:t xml:space="preserve">Yuridik manzil:</w:t>
              </w:r>
            </w:ins>
            <w:r>
              <w:rPr>
                <w:lang w:val="en-US"/>
              </w:rPr>
              <w:t xml:space="preserve"> Namangan sh., A. Xo'jayev ko'chasi, 38a</w:t>
            </w:r>
          </w:p>
          <w:p w14:paraId="63D7DDCF" w14:textId="77777777" w:rsidR="00F551B7" w:rsidRPr="002C2602" w:rsidRDefault="00000000">
            <w:pPr>
              <w:rPr>
                <w:lang w:val="en-US"/>
              </w:rPr>
            </w:pPr>
            <w:r>
              <w:rPr>
                <w:lang w:val="en-US"/>
              </w:rPr>
              <w:t>STIR: 309813904</w:t>
            </w:r>
          </w:p>
          <w:p w14:paraId="6B652C15" w14:textId="77777777" w:rsidR="00F551B7" w:rsidRPr="002C2602" w:rsidRDefault="00000000">
            <w:pPr>
              <w:rPr>
                <w:lang w:val="en-US"/>
              </w:rPr>
            </w:pPr>
            <w:r>
              <w:rPr>
                <w:lang w:val="en-US"/>
              </w:rPr>
              <w:t>H/r: 20208000805569631001</w:t>
            </w:r>
          </w:p>
          <w:p w14:paraId="23591253" w14:textId="77777777" w:rsidR="00F551B7" w:rsidRPr="002C2602" w:rsidRDefault="00000000">
            <w:pPr>
              <w:rPr>
                <w:lang w:val="en-US"/>
              </w:rPr>
            </w:pPr>
            <w:r>
              <w:rPr>
                <w:lang w:val="en-US"/>
              </w:rPr>
              <w:t xml:space="preserve">Bank: AT Turonbank   MFO: 00446</w:t>
            </w:r>
          </w:p>
          <w:p w14:paraId="2B20B4D3" w14:textId="77777777" w:rsidR="00F551B7" w:rsidRPr="002C2602" w:rsidRDefault="00000000">
            <w:pPr>
              <w:rPr>
                <w:lang w:val="en-US"/>
              </w:rPr>
            </w:pPr>
            <w:r>
              <w:rPr>
                <w:lang w:val="en-US"/>
              </w:rPr>
              <w:t>Tel: +998 88 388 55 50</w:t>
            </w:r>
          </w:p>
          <w:p w14:paraId="20C5BEBF" w14:textId="77777777" w:rsidR="00F551B7" w:rsidRPr="002C2602" w:rsidRDefault="00000000">
            <w:pPr>
              <w:rPr>
                <w:lang w:val="en-US"/>
              </w:rPr>
            </w:pPr>
            <w:r>
              <w:rPr>
                <w:lang w:val="en-US"/>
              </w:rPr>
              <w:t>Email: info@dafzentrum.uz</w:t>
            </w:r>
          </w:p>
          <w:p w14:paraId="5D3372C9" w14:textId="77777777" w:rsidR="00F551B7" w:rsidRPr="002C2602" w:rsidRDefault="00F551B7">
            <w:pPr>
              <w:rPr>
                <w:lang w:val="en-US"/>
              </w:rPr>
            </w:pPr>
          </w:p>
          <w:p w14:paraId="19C77B37" w14:textId="77777777" w:rsidR="00F551B7" w:rsidRPr="002C2602" w:rsidRDefault="00000000">
            <w:pPr>
              <w:rPr>
                <w:lang w:val="en-US"/>
              </w:rPr>
            </w:pPr>
            <w:r>
              <w:rPr>
                <w:lang w:val="en-US"/>
              </w:rPr>
              <w:t>Imzo: ___________________  M.O'.</w:t>
            </w:r>
          </w:p>
          <w:p w14:paraId="14CE9991" w14:textId="77777777" w:rsidR="00F551B7" w:rsidRPr="002C2602" w:rsidRDefault="00F551B7">
            <w:pPr>
              <w:rPr>
                <w:lang w:val="en-US"/>
              </w:rPr>
            </w:pPr>
          </w:p>
          <w:p w14:paraId="54E60613" w14:textId="77777777" w:rsidR="00F551B7" w:rsidRDefault="00000000">
            <w:r>
              <w:t>F.I.O.: ___________________</w:t>
            </w:r>
          </w:p>
          <w:p w14:paraId="1783DBCD" w14:textId="77777777" w:rsidR="00F551B7" w:rsidRDefault="00F551B7"/>
          <w:p w14:paraId="3893F33B" w14:textId="77777777" w:rsidR="00F551B7" w:rsidRDefault="00000000">
            <w:r>
              <w:t>Sana: ____/____/2026</w:t>
            </w:r>
          </w:p>
        </w:tc>
        <w:tc>
          <w:tcPr>
            <w:tcW w:w="4750" w:type="dxa"/>
            <w:tcMar>
              <w:top w:w="80" w:type="dxa"/>
              <w:left w:w="100" w:type="dxa"/>
              <w:bottom w:w="80" w:type="dxa"/>
              <w:right w:w="100" w:type="dxa"/>
            </w:tcMar>
          </w:tcPr>
          <w:p w14:paraId="1EE6FB46" w14:textId="77777777" w:rsidR="00F551B7" w:rsidRPr="002C2602" w:rsidRDefault="00000000">
            <w:pPr>
              <w:rPr>
                <w:lang w:val="en-US"/>
              </w:rPr>
            </w:pPr>
            <w:r>
              <w:rPr>
                <w:lang w:val="en-US"/>
              </w:rPr>
              <w:t>F.I.O.: ______________________</w:t>
            </w:r>
          </w:p>
          <w:p w14:paraId="1E4261EE" w14:textId="77777777" w:rsidR="00F551B7" w:rsidRPr="002C2602" w:rsidRDefault="00F551B7">
            <w:pPr>
              <w:rPr>
                <w:lang w:val="en-US"/>
              </w:rPr>
            </w:pPr>
          </w:p>
          <w:p w14:paraId="73B3B575" w14:textId="77777777" w:rsidR="00F551B7" w:rsidRPr="002C2602" w:rsidRDefault="00000000">
            <w:pPr>
              <w:rPr>
                <w:lang w:val="en-US"/>
              </w:rPr>
            </w:pPr>
            <w:r>
              <w:rPr>
                <w:lang w:val="en-US"/>
              </w:rPr>
              <w:t>Pasport: ____________________</w:t>
            </w:r>
          </w:p>
          <w:p w14:paraId="50454D14" w14:textId="77777777" w:rsidR="00F551B7" w:rsidRPr="002C2602" w:rsidRDefault="00F551B7">
            <w:pPr>
              <w:rPr>
                <w:lang w:val="en-US"/>
              </w:rPr>
            </w:pPr>
          </w:p>
          <w:p w14:paraId="0DAAD09C" w14:textId="77777777" w:rsidR="00F551B7" w:rsidRPr="002C2602" w:rsidRDefault="00000000">
            <w:pPr>
              <w:rPr>
                <w:lang w:val="en-US"/>
              </w:rPr>
            </w:pPr>
            <w:r>
              <w:rPr>
                <w:lang w:val="en-US"/>
              </w:rPr>
              <w:t>Manzil: ____________________</w:t>
            </w:r>
          </w:p>
          <w:p w14:paraId="6D11AA11" w14:textId="77777777" w:rsidR="00F551B7" w:rsidRDefault="00000000">
            <w:r>
              <w:t>____________________________</w:t>
            </w:r>
          </w:p>
          <w:p w14:paraId="59B62D42" w14:textId="77777777" w:rsidR="00F551B7" w:rsidRDefault="00F551B7"/>
          <w:p w14:paraId="3CF32A26" w14:textId="77777777" w:rsidR="00F551B7" w:rsidRDefault="00000000">
            <w:r>
              <w:t>Tel: ________________________</w:t>
            </w:r>
          </w:p>
          <w:p w14:paraId="57A4C03B" w14:textId="77777777" w:rsidR="00F551B7" w:rsidRDefault="00F551B7"/>
          <w:p w14:paraId="666F7BC3" w14:textId="77777777" w:rsidR="00F551B7" w:rsidRDefault="00000000">
            <w:r>
              <w:t>Imzo: ___________________</w:t>
            </w:r>
          </w:p>
          <w:p w14:paraId="5DEBC9FF" w14:textId="77777777" w:rsidR="00F551B7" w:rsidRDefault="00F551B7"/>
          <w:p w14:paraId="39B11387" w14:textId="77777777" w:rsidR="00F551B7" w:rsidRDefault="00000000">
            <w:r>
              <w:t>Sana: ____/____/2026</w:t>
            </w:r>
          </w:p>
        </w:tc>
      </w:tr>
    </w:tbl>
    <w:p w14:paraId="1398BA82" w14:textId="77777777" w:rsidR="00F551B7" w:rsidRDefault="00F551B7"/>
    <w:p w14:paraId="6537D1B6" w14:textId="77777777" w:rsidR="00F551B7" w:rsidRDefault="00000000">
      <w:pPr>
        <w:jc w:val="center"/>
        <w:rPr>
          <w:i/>
          <w:iCs/>
          <w:sz w:val="18"/>
          <w:szCs w:val="18"/>
          <w:lang w:val="en-US"/>
        </w:rPr>
      </w:pPr>
      <w:r>
        <w:rPr>
          <w:i/>
          <w:iCs/>
          <w:sz w:val="18"/>
          <w:szCs w:val="18"/>
          <w:lang w:val="en-US"/>
        </w:rPr>
        <w:t xml:space="preserve">Litsenziya №068844 | «14» mart 2023 y. | O'zbekiston Respublikasi MMTV</w:t>
      </w:r>
    </w:p>
    <w:p w14:paraId="5C3E7767" w14:textId="77777777" w:rsidR="002C2602" w:rsidRDefault="002C2602" w:rsidP="002C2602">
      <w:pPr>
        <w:rPr>
          <w:b/>
          <w:lang w:val="en-US"/>
        </w:rPr>
      </w:pPr>
    </w:p>
    <w:p w14:paraId="59383A9D" w14:textId="7CD6EC91" w:rsidR="002C2602" w:rsidRPr="002C2602" w:rsidRDefault="002C2602" w:rsidP="002C2602">
      <w:pPr>
        <w:jc w:val="center"/>
      </w:pPr>
      <w:r>
        <w:rPr>
          <w:b/>
        </w:rPr>
        <w:t>IXTIYORIY MARKETING ROZILIGI</w:t>
      </w:r>
    </w:p>
    <w:tbl>
      <w:tblPr>
        <w:tblStyle w:val="ac"/>
        <w:tblW w:w="0" w:type="auto"/>
        <w:jc w:val="center"/>
        <w:tblLayout w:type="fixed"/>
        <w:tblLook w:val="04A0" w:firstRow="1" w:lastRow="0" w:firstColumn="1" w:lastColumn="0" w:noHBand="0" w:noVBand="1"/>
      </w:tblPr>
      <w:tblGrid>
        <w:gridCol w:w="3515"/>
        <w:gridCol w:w="6180"/>
      </w:tblGrid>
      <w:tr w:rsidR="002C2602" w:rsidRPr="002C2602" w14:paraId="42669E43" w14:textId="77777777" w:rsidTr="002C2602">
        <w:trPr>
          <w:cantSplit/>
          <w:jc w:val="center"/>
        </w:trPr>
        <w:tc>
          <w:tcPr>
            <w:tcW w:w="3515" w:type="dxa"/>
            <w:vAlign w:val="center"/>
          </w:tcPr>
          <w:p w14:paraId="5D2D8F6C" w14:textId="77777777" w:rsidR="002C2602" w:rsidRPr="002C2602" w:rsidRDefault="002C2602" w:rsidP="003B2845">
            <w:r>
              <w:rPr>
                <w:rFonts w:ascii="Arial" w:hAnsi="Arial"/>
                <w:b/>
                <w:sz w:val="17"/>
              </w:rPr>
              <w:t xml:space="preserve">Reklama xabarlarini olish</w:t>
            </w:r>
          </w:p>
        </w:tc>
        <w:tc>
          <w:tcPr>
            <w:tcW w:w="6180" w:type="dxa"/>
            <w:vAlign w:val="center"/>
          </w:tcPr>
          <w:p w14:paraId="37E40A29" w14:textId="77777777" w:rsidR="002C2602" w:rsidRPr="002C2602" w:rsidRDefault="002C2602" w:rsidP="003B2845">
            <w:r>
              <w:rPr>
                <w:rFonts w:ascii="Arial" w:hAnsi="Arial"/>
                <w:sz w:val="17"/>
              </w:rPr>
              <w:t xml:space="preserve">□ roziman    □ rozi emasman</w:t>
            </w:r>
          </w:p>
        </w:tc>
      </w:tr>
      <w:tr w:rsidR="002C2602" w:rsidRPr="002C2602" w14:paraId="2DDEE895" w14:textId="77777777" w:rsidTr="002C2602">
        <w:trPr>
          <w:cantSplit/>
          <w:jc w:val="center"/>
        </w:trPr>
        <w:tc>
          <w:tcPr>
            <w:tcW w:w="3515" w:type="dxa"/>
            <w:vAlign w:val="center"/>
          </w:tcPr>
          <w:p w14:paraId="75D2423C" w14:textId="77777777" w:rsidR="002C2602" w:rsidRPr="002C2602" w:rsidRDefault="002C2602" w:rsidP="003B2845">
            <w:r>
              <w:rPr>
                <w:rFonts w:ascii="Arial" w:hAnsi="Arial"/>
                <w:b/>
                <w:sz w:val="17"/>
              </w:rPr>
              <w:t xml:space="preserve">Foto/video tasvirni reklamada e'lon qilish</w:t>
            </w:r>
          </w:p>
        </w:tc>
        <w:tc>
          <w:tcPr>
            <w:tcW w:w="6180" w:type="dxa"/>
            <w:vAlign w:val="center"/>
          </w:tcPr>
          <w:p w14:paraId="1E43E618" w14:textId="77777777" w:rsidR="002C2602" w:rsidRPr="002C2602" w:rsidRDefault="002C2602" w:rsidP="003B2845">
            <w:r>
              <w:rPr>
                <w:rFonts w:ascii="Arial" w:hAnsi="Arial"/>
                <w:sz w:val="17"/>
              </w:rPr>
              <w:t xml:space="preserve">□ roziman    □ rozi emasman</w:t>
            </w:r>
          </w:p>
        </w:tc>
      </w:tr>
      <w:tr w:rsidR="002C2602" w:rsidRPr="002C2602" w14:paraId="7E70B581" w14:textId="77777777" w:rsidTr="002C2602">
        <w:trPr>
          <w:cantSplit/>
          <w:jc w:val="center"/>
        </w:trPr>
        <w:tc>
          <w:tcPr>
            <w:tcW w:w="3515" w:type="dxa"/>
            <w:vAlign w:val="center"/>
          </w:tcPr>
          <w:p w14:paraId="5B8D6901" w14:textId="77777777" w:rsidR="002C2602" w:rsidRPr="002C2602" w:rsidRDefault="002C2602" w:rsidP="003B2845">
            <w:r>
              <w:rPr>
                <w:rFonts w:ascii="Arial" w:hAnsi="Arial"/>
                <w:b/>
                <w:sz w:val="17"/>
              </w:rPr>
              <w:t xml:space="preserve">Rozilik imzosi va sana</w:t>
            </w:r>
          </w:p>
        </w:tc>
        <w:tc>
          <w:tcPr>
            <w:tcW w:w="6180" w:type="dxa"/>
            <w:vAlign w:val="center"/>
          </w:tcPr>
          <w:p w14:paraId="5B023323" w14:textId="77777777" w:rsidR="002C2602" w:rsidRPr="002C2602" w:rsidRDefault="002C2602" w:rsidP="003B2845">
            <w:r>
              <w:rPr>
                <w:rFonts w:ascii="Arial" w:hAnsi="Arial"/>
                <w:sz w:val="17"/>
              </w:rPr>
              <w:t>Imzo: ____________________    Sana: ____/____/2026</w:t>
            </w:r>
          </w:p>
        </w:tc>
      </w:tr>
    </w:tbl>
    <w:tbl>
      <w:tblPr>
        <w:tblW w:w="0" w:type="auto"/>
        <w:jc w:val="center"/>
        <w:tblLook w:val="04A0" w:firstRow="1" w:lastRow="0" w:firstColumn="1" w:lastColumn="0" w:noHBand="0" w:noVBand="1"/>
      </w:tblPr>
      <w:tblGrid>
        <w:gridCol w:w="9720"/>
      </w:tblGrid>
      <w:tr w:rsidR="002C2602" w14:paraId="4996DB68" w14:textId="77777777" w:rsidTr="002C2602">
        <w:trPr>
          <w:jc w:val="center"/>
        </w:trPr>
        <w:tc>
          <w:tcPr>
            <w:tcW w:w="9809" w:type="dxa"/>
            <w:vAlign w:val="center"/>
          </w:tcPr>
          <w:p w14:paraId="44F0165E" w14:textId="77777777" w:rsidR="002C2602" w:rsidRPr="002C2602" w:rsidRDefault="002C2602" w:rsidP="003B2845">
            <w:r>
              <w:rPr>
                <w:rFonts w:ascii="Arial" w:hAnsi="Arial"/>
                <w:b/>
                <w:sz w:val="17"/>
              </w:rPr>
              <w:t xml:space="preserve">ESLATMA: marketing roziligi ixtiyoriy. Uni bermaslik yoki keyinchalik qaytarib olish ta'lim xizmatining davom ettirilishiga ta'sir qilmaydi.</w:t>
            </w:r>
          </w:p>
        </w:tc>
      </w:tr>
    </w:tbl>
    <w:p w14:paraId="005BB4EB" w14:textId="77777777" w:rsidR="002C2602" w:rsidRPr="002C2602" w:rsidRDefault="002C2602">
      <w:pPr>
        <w:jc w:val="center"/>
      </w:pPr>
    </w:p>
    <w:sectPr w:rsidR="002C2602" w:rsidRPr="002C2602">
      <w:pgSz w:w="12240" w:h="17280"/>
      <w:pgMar w:top="1080" w:right="1080" w:bottom="108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24T10:48:42Z" w:initials="C">
    <w:p w14:paraId="115734C0" w14:textId="77777777">
      <w:r>
        <w:rPr>
          <w:rStyle w:val="CommentReference"/>
        </w:rPr>
        <w:annotationRef/>
      </w:r>
      <w:r>
        <w:rPr>
          <w:color w:val="000000"/>
          <w:sz w:val="20"/>
          <w:szCs w:val="20"/>
        </w:rPr>
        <w:t xml:space="preserve">Taklif nusxasi. Har bir o'zgarish belgilangan, yonida sababi yozilgan. Raqamlar (14 kun, 30 kun, 40%, 10 bank kuni, 24 soat va h.k.) tizim sozlamasidan olinadi: sozlama o'zgarsa, yangi shartnomalarga yangi raqam yoziladi.</w:t>
      </w:r>
    </w:p>
  </w:comment>
  <w:comment w:id="1" w:author="Claude" w:date="2026-09-24T10:48:42Z" w:initials="C">
    <w:p w14:paraId="35F5B973" w14:textId="77777777">
      <w:r>
        <w:rPr>
          <w:rStyle w:val="CommentReference"/>
        </w:rPr>
        <w:annotationRef/>
      </w:r>
      <w:r>
        <w:rPr>
          <w:color w:val="000000"/>
          <w:sz w:val="20"/>
          <w:szCs w:val="20"/>
        </w:rPr>
        <w:t xml:space="preserve">Shahar — o'quvchi o'qiydigan filialniki (Namangan, Farg'ona va h.k.). Tizim filial ma'lumotidan o'zi to'ldiradi.</w:t>
      </w:r>
    </w:p>
  </w:comment>
  <w:comment w:id="2" w:author="Claude" w:date="2026-09-24T10:48:42Z" w:initials="C">
    <w:p w14:paraId="0D0EC67B" w14:textId="77777777">
      <w:r>
        <w:rPr>
          <w:rStyle w:val="CommentReference"/>
        </w:rPr>
        <w:annotationRef/>
      </w:r>
      <w:r>
        <w:rPr>
          <w:color w:val="000000"/>
          <w:sz w:val="20"/>
          <w:szCs w:val="20"/>
        </w:rPr>
        <w:t xml:space="preserve">Filial manzili — tizim to'ldiradi (Namangan filialida: Istiqlol ko'chasi, 48). Yuridik manzil 11-bo'limda qoladi — oldin bu ikki joyda ikki xil manzil turgan edi.</w:t>
      </w:r>
    </w:p>
  </w:comment>
  <w:comment w:id="3" w:author="Claude" w:date="2026-09-24T10:48:42Z" w:initials="C">
    <w:p w14:paraId="66989D1B" w14:textId="77777777">
      <w:r>
        <w:rPr>
          <w:rStyle w:val="CommentReference"/>
        </w:rPr>
        <w:annotationRef/>
      </w:r>
      <w:r>
        <w:rPr>
          <w:color w:val="000000"/>
          <w:sz w:val="20"/>
          <w:szCs w:val="20"/>
        </w:rPr>
        <w:t xml:space="preserve">Yangi qator. Chegirma foizda yoki aniq summada, sababi va muddati bilan. Muddat tugagach to'liq narx qaytadi (3.6).</w:t>
      </w:r>
    </w:p>
  </w:comment>
  <w:comment w:id="4" w:author="Claude" w:date="2026-09-24T10:48:42Z" w:initials="C">
    <w:p w14:paraId="5E20D6CA" w14:textId="77777777">
      <w:r>
        <w:rPr>
          <w:rStyle w:val="CommentReference"/>
        </w:rPr>
        <w:annotationRef/>
      </w:r>
      <w:r>
        <w:rPr>
          <w:color w:val="000000"/>
          <w:sz w:val="20"/>
          <w:szCs w:val="20"/>
        </w:rPr>
        <w:t xml:space="preserve">«Har oyning N-sanasi» o'rniga: oyning 1-darsiga to'lovsiz kiriladi, 2-darsdan to'lov shart (3.2).</w:t>
      </w:r>
    </w:p>
  </w:comment>
  <w:comment w:id="5" w:author="Claude" w:date="2026-09-24T10:48:42Z" w:initials="C">
    <w:p w14:paraId="56354CE1" w14:textId="77777777">
      <w:r>
        <w:rPr>
          <w:rStyle w:val="CommentReference"/>
        </w:rPr>
        <w:annotationRef/>
      </w:r>
      <w:r>
        <w:rPr>
          <w:color w:val="000000"/>
          <w:sz w:val="20"/>
          <w:szCs w:val="20"/>
        </w:rPr>
        <w:t xml:space="preserve">CEO qarori: to'lovsiz faqat 1 dars. 2-darsdan butun qarz to'lanmaguncha darsga kiritilmaydi, bu darslar qaytarilmaydi. Istisno — to'lov va'dasi (muddatni uzaytirish).</w:t>
      </w:r>
    </w:p>
  </w:comment>
  <w:comment w:id="6" w:author="Claude" w:date="2026-09-24T10:48:42Z" w:initials="C">
    <w:p w14:paraId="58D17E82" w14:textId="77777777">
      <w:r>
        <w:rPr>
          <w:rStyle w:val="CommentReference"/>
        </w:rPr>
        <w:annotationRef/>
      </w:r>
      <w:r>
        <w:rPr>
          <w:color w:val="000000"/>
          <w:sz w:val="20"/>
          <w:szCs w:val="20"/>
        </w:rPr>
        <w:t xml:space="preserve">Oyda 12–14 (haftasiga 3) yoki 20–23 (haftasiga 5) dars bo'ladi, narx o'zgarmaydi. 1 dars qiymati faqat hisob-kitob uchun kerak.</w:t>
      </w:r>
    </w:p>
  </w:comment>
  <w:comment w:id="7" w:author="Claude" w:date="2026-09-24T10:48:42Z" w:initials="C">
    <w:p w14:paraId="5F91BA5E" w14:textId="77777777">
      <w:r>
        <w:rPr>
          <w:rStyle w:val="CommentReference"/>
        </w:rPr>
        <w:annotationRef/>
      </w:r>
      <w:r>
        <w:rPr>
          <w:color w:val="000000"/>
          <w:sz w:val="20"/>
          <w:szCs w:val="20"/>
        </w:rPr>
        <w:t xml:space="preserve">Faqat markazda birinchi marta o'qiyotganlar uchun. Oldin o'qigan o'quvchi 1-darsdan keyin ketsa, 1 dars uchun qarzdor bo'ladi.</w:t>
      </w:r>
    </w:p>
  </w:comment>
  <w:comment w:id="8" w:author="Claude" w:date="2026-09-24T10:48:43Z" w:initials="C">
    <w:p w14:paraId="44BE3AB4" w14:textId="77777777">
      <w:r>
        <w:rPr>
          <w:rStyle w:val="CommentReference"/>
        </w:rPr>
        <w:annotationRef/>
      </w:r>
      <w:r>
        <w:rPr>
          <w:color w:val="000000"/>
          <w:sz w:val="20"/>
          <w:szCs w:val="20"/>
        </w:rPr>
        <w:t xml:space="preserve">CEO qarori: uzrli dars (24 soat oldin xabar va hujjat bilan) avval qayta o'tiladi, bo'lmasa keyingi oy to'lovidan chegiriladi.</w:t>
      </w:r>
    </w:p>
  </w:comment>
  <w:comment w:id="9" w:author="Claude" w:date="2026-09-24T10:48:43Z" w:initials="C">
    <w:p w14:paraId="574461D5" w14:textId="77777777">
      <w:r>
        <w:rPr>
          <w:rStyle w:val="CommentReference"/>
        </w:rPr>
        <w:annotationRef/>
      </w:r>
      <w:r>
        <w:rPr>
          <w:color w:val="000000"/>
          <w:sz w:val="20"/>
          <w:szCs w:val="20"/>
        </w:rPr>
        <w:t xml:space="preserve">40% — joriy to'langan oy darslaridan: masalan, 13 darslik oyda 6 dars o'tgach. Oldindan to'langan keyingi oylar puli qaytariladi.</w:t>
      </w:r>
    </w:p>
  </w:comment>
  <w:comment w:id="10" w:author="Claude" w:date="2026-09-24T10:48:43Z" w:initials="C">
    <w:p w14:paraId="18E13E66" w14:textId="77777777">
      <w:r>
        <w:rPr>
          <w:rStyle w:val="CommentReference"/>
        </w:rPr>
        <w:annotationRef/>
      </w:r>
      <w:r>
        <w:rPr>
          <w:color w:val="000000"/>
          <w:sz w:val="20"/>
          <w:szCs w:val="20"/>
        </w:rPr>
        <w:t xml:space="preserve">Yo'qolgan o'quvchi. Misol: 2-darsda to'lamagani uchun kiritilmagan va 14 kun to'lamagan o'quvchi faqat 1-dars uchun qarzdor bo'ladi (yangi o'quvchi — hech narsa, 3.5).</w:t>
      </w:r>
    </w:p>
  </w:comment>
  <w:comment w:id="11" w:author="Claude" w:date="2026-09-24T10:48:43Z" w:initials="C">
    <w:p w14:paraId="4C4A7284" w14:textId="77777777">
      <w:r>
        <w:rPr>
          <w:rStyle w:val="CommentReference"/>
        </w:rPr>
        <w:annotationRef/>
      </w:r>
      <w:r>
        <w:rPr>
          <w:color w:val="000000"/>
          <w:sz w:val="20"/>
          <w:szCs w:val="20"/>
        </w:rPr>
        <w:t xml:space="preserve">Eng nozik band: mijozga qaytarilishi kerak bo'lgan pul markazga o'tadi. Qonunchilikka mosligini albatta tekshiring.</w:t>
      </w:r>
    </w:p>
  </w:comment>
  <w:comment w:id="12" w:author="Claude" w:date="2026-09-24T10:48:43Z" w:initials="C">
    <w:p w14:paraId="35A5B568" w14:textId="77777777">
      <w:r>
        <w:rPr>
          <w:rStyle w:val="CommentReference"/>
        </w:rPr>
        <w:annotationRef/>
      </w:r>
      <w:r>
        <w:rPr>
          <w:color w:val="000000"/>
          <w:sz w:val="20"/>
          <w:szCs w:val="20"/>
        </w:rPr>
        <w:t xml:space="preserve">Nizo filial joylashgan shahar sudida ko'riladi: Farg'ona filialida — Farg'ona, Qarshida — Qarshi va h.k.</w:t>
      </w:r>
    </w:p>
  </w:comment>
  <w:comment w:id="13" w:author="Claude" w:date="2026-09-24T10:48:43Z" w:initials="C">
    <w:p w14:paraId="3F3AD463" w14:textId="77777777">
      <w:r>
        <w:rPr>
          <w:rStyle w:val="CommentReference"/>
        </w:rPr>
        <w:annotationRef/>
      </w:r>
      <w:r>
        <w:rPr>
          <w:color w:val="000000"/>
          <w:sz w:val="20"/>
          <w:szCs w:val="20"/>
        </w:rPr>
        <w:t xml:space="preserve">Ro'yxatdan o'tganda shartnoma bot va profilga yuboriladi, «Roziman» imzo o'rniga o'tadi. Voyaga yetmaganlar uchun faqat qog'oz (CEO qarori).</w:t>
      </w:r>
    </w:p>
  </w:comment>
  <w:comment w:id="14" w:author="Claude" w:date="2026-09-27T19:26:00Z" w:initials="C">
    <w:p w14:paraId="1A2B3C4D" w14:textId="77777777">
      <w:r>
        <w:rPr>
          <w:rStyle w:val="CommentReference"/>
        </w:rPr>
        <w:annotationRef/>
      </w:r>
      <w:r>
        <w:rPr>
          <w:color w:val="000000"/>
          <w:sz w:val="20"/>
          <w:szCs w:val="20"/>
        </w:rPr>
        <w:t xml:space="preserve">Shartnoma bitta daraja uchun tuziladi va kurs yakunlanguncha amal qiladi (2.1, 10.1). Daraja oy o'rtasida tugab, o'quvchi sertifikat olib to'xtasa yoki keyingi darajani kutsa, u o'qimagan darslar uchun to'lamasligi kerak. Bu bekor qilish emas, shuning uchun 6.2-banddagi 40% qoidasi qo'llanmaydi.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5734C0" w15:done="0"/>
  <w15:commentEx w15:paraId="35F5B973" w15:done="0"/>
  <w15:commentEx w15:paraId="0D0EC67B" w15:done="0"/>
  <w15:commentEx w15:paraId="66989D1B" w15:done="0"/>
  <w15:commentEx w15:paraId="5E20D6CA" w15:done="0"/>
  <w15:commentEx w15:paraId="56354CE1" w15:done="0"/>
  <w15:commentEx w15:paraId="58D17E82" w15:done="0"/>
  <w15:commentEx w15:paraId="5F91BA5E" w15:done="0"/>
  <w15:commentEx w15:paraId="44BE3AB4" w15:done="0"/>
  <w15:commentEx w15:paraId="574461D5" w15:done="0"/>
  <w15:commentEx w15:paraId="18E13E66" w15:done="0"/>
  <w15:commentEx w15:paraId="4C4A7284" w15:done="0"/>
  <w15:commentEx w15:paraId="35A5B568" w15:done="0"/>
  <w15:commentEx w15:paraId="3F3AD463" w15:done="0"/>
  <w15:commentEx w15:paraId="1A2B3C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44B028" w16cex:dateUtc="2026-09-24T10:48:42Z"/>
  <w16cex:commentExtensible w16cex:durableId="25518721" w16cex:dateUtc="2026-09-24T10:48:42Z"/>
  <w16cex:commentExtensible w16cex:durableId="0061C3C5" w16cex:dateUtc="2026-09-24T10:48:42Z"/>
  <w16cex:commentExtensible w16cex:durableId="073519C2" w16cex:dateUtc="2026-09-24T10:48:42Z"/>
  <w16cex:commentExtensible w16cex:durableId="051BAF20" w16cex:dateUtc="2026-09-24T10:48:42Z"/>
  <w16cex:commentExtensible w16cex:durableId="5AEA28A8" w16cex:dateUtc="2026-09-24T10:48:42Z"/>
  <w16cex:commentExtensible w16cex:durableId="7A9604DF" w16cex:dateUtc="2026-09-24T10:48:42Z"/>
  <w16cex:commentExtensible w16cex:durableId="730A4E11" w16cex:dateUtc="2026-09-24T10:48:42Z"/>
  <w16cex:commentExtensible w16cex:durableId="042868C8" w16cex:dateUtc="2026-09-24T10:48:43Z"/>
  <w16cex:commentExtensible w16cex:durableId="693E10EE" w16cex:dateUtc="2026-09-24T10:48:43Z"/>
  <w16cex:commentExtensible w16cex:durableId="56BC39D0" w16cex:dateUtc="2026-09-24T10:48:43Z"/>
  <w16cex:commentExtensible w16cex:durableId="422F762E" w16cex:dateUtc="2026-09-24T10:48:43Z"/>
  <w16cex:commentExtensible w16cex:durableId="2AA535FB" w16cex:dateUtc="2026-09-24T10:48:43Z"/>
  <w16cex:commentExtensible w16cex:durableId="6A3CA3C8" w16cex:dateUtc="2026-09-24T10:48:43Z"/>
  <w16cex:commentExtensible w16cex:durableId="5C3E9A71" w16cex:dateUtc="2026-09-27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5734C0" w16cid:durableId="3544B028"/>
  <w16cid:commentId w16cid:paraId="35F5B973" w16cid:durableId="25518721"/>
  <w16cid:commentId w16cid:paraId="0D0EC67B" w16cid:durableId="0061C3C5"/>
  <w16cid:commentId w16cid:paraId="66989D1B" w16cid:durableId="073519C2"/>
  <w16cid:commentId w16cid:paraId="5E20D6CA" w16cid:durableId="051BAF20"/>
  <w16cid:commentId w16cid:paraId="56354CE1" w16cid:durableId="5AEA28A8"/>
  <w16cid:commentId w16cid:paraId="58D17E82" w16cid:durableId="7A9604DF"/>
  <w16cid:commentId w16cid:paraId="5F91BA5E" w16cid:durableId="730A4E11"/>
  <w16cid:commentId w16cid:paraId="44BE3AB4" w16cid:durableId="042868C8"/>
  <w16cid:commentId w16cid:paraId="574461D5" w16cid:durableId="693E10EE"/>
  <w16cid:commentId w16cid:paraId="18E13E66" w16cid:durableId="56BC39D0"/>
  <w16cid:commentId w16cid:paraId="4C4A7284" w16cid:durableId="422F762E"/>
  <w16cid:commentId w16cid:paraId="35A5B568" w16cid:durableId="2AA535FB"/>
  <w16cid:commentId w16cid:paraId="3F3AD463" w16cid:durableId="6A3CA3C8"/>
  <w16cid:commentId w16cid:paraId="1A2B3C4D" w16cid:durableId="5C3E9A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D51"/>
    <w:multiLevelType w:val="hybridMultilevel"/>
    <w:tmpl w:val="E83A7F8C"/>
    <w:lvl w:ilvl="0" w:tplc="AE708E06">
      <w:start w:val="1"/>
      <w:numFmt w:val="bullet"/>
      <w:lvlText w:val="●"/>
      <w:lvlJc w:val="left"/>
      <w:pPr>
        <w:ind w:left="720" w:hanging="360"/>
      </w:pPr>
    </w:lvl>
    <w:lvl w:ilvl="1" w:tplc="1A20C6D4">
      <w:start w:val="1"/>
      <w:numFmt w:val="bullet"/>
      <w:lvlText w:val="○"/>
      <w:lvlJc w:val="left"/>
      <w:pPr>
        <w:ind w:left="1440" w:hanging="360"/>
      </w:pPr>
    </w:lvl>
    <w:lvl w:ilvl="2" w:tplc="3AB8ED5A">
      <w:start w:val="1"/>
      <w:numFmt w:val="bullet"/>
      <w:lvlText w:val="■"/>
      <w:lvlJc w:val="left"/>
      <w:pPr>
        <w:ind w:left="2160" w:hanging="360"/>
      </w:pPr>
    </w:lvl>
    <w:lvl w:ilvl="3" w:tplc="2624A386">
      <w:start w:val="1"/>
      <w:numFmt w:val="bullet"/>
      <w:lvlText w:val="●"/>
      <w:lvlJc w:val="left"/>
      <w:pPr>
        <w:ind w:left="2880" w:hanging="360"/>
      </w:pPr>
    </w:lvl>
    <w:lvl w:ilvl="4" w:tplc="B2F025D8">
      <w:start w:val="1"/>
      <w:numFmt w:val="bullet"/>
      <w:lvlText w:val="○"/>
      <w:lvlJc w:val="left"/>
      <w:pPr>
        <w:ind w:left="3600" w:hanging="360"/>
      </w:pPr>
    </w:lvl>
    <w:lvl w:ilvl="5" w:tplc="3FBC65BC">
      <w:start w:val="1"/>
      <w:numFmt w:val="bullet"/>
      <w:lvlText w:val="■"/>
      <w:lvlJc w:val="left"/>
      <w:pPr>
        <w:ind w:left="4320" w:hanging="360"/>
      </w:pPr>
    </w:lvl>
    <w:lvl w:ilvl="6" w:tplc="37DC5ABC">
      <w:start w:val="1"/>
      <w:numFmt w:val="bullet"/>
      <w:lvlText w:val="●"/>
      <w:lvlJc w:val="left"/>
      <w:pPr>
        <w:ind w:left="5040" w:hanging="360"/>
      </w:pPr>
    </w:lvl>
    <w:lvl w:ilvl="7" w:tplc="46382D92">
      <w:start w:val="1"/>
      <w:numFmt w:val="bullet"/>
      <w:lvlText w:val="●"/>
      <w:lvlJc w:val="left"/>
      <w:pPr>
        <w:ind w:left="5760" w:hanging="360"/>
      </w:pPr>
    </w:lvl>
    <w:lvl w:ilvl="8" w:tplc="81D4012C">
      <w:start w:val="1"/>
      <w:numFmt w:val="bullet"/>
      <w:lvlText w:val="●"/>
      <w:lvlJc w:val="left"/>
      <w:pPr>
        <w:ind w:left="6480" w:hanging="360"/>
      </w:pPr>
    </w:lvl>
  </w:abstractNum>
  <w:num w:numId="1" w16cid:durableId="1277252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1B7"/>
    <w:rsid w:val="002C2602"/>
    <w:rsid w:val="004837FB"/>
    <w:rsid w:val="00F551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7CE4"/>
  <w15:docId w15:val="{695888EB-3A2A-4BE7-A81B-0341CED1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59"/>
    <w:rsid w:val="002C2602"/>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comments" Target="comments.xml"/><Relationship Id="rId8" Type="http://schemas.microsoft.com/office/2011/relationships/commentsExtended" Target="commentsExtended.xml"/><Relationship Id="rId9" Type="http://schemas.microsoft.com/office/2016/09/relationships/commentsIds" Target="commentsIds.xml"/><Relationship Id="rId10" Type="http://schemas.microsoft.com/office/2018/08/relationships/commentsExtensible" Target="commentsExtensi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1191</Words>
  <Characters>6792</Characters>
  <Application>Microsoft Office Word</Application>
  <DocSecurity>0</DocSecurity>
  <Lines>56</Lines>
  <Paragraphs>15</Paragraphs>
  <ScaleCrop>false</ScaleCrop>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Пользователь</cp:lastModifiedBy>
  <cp:revision>2</cp:revision>
  <dcterms:created xsi:type="dcterms:W3CDTF">2026-09-22T17:46:00Z</dcterms:created>
  <dcterms:modified xsi:type="dcterms:W3CDTF">2026-09-22T18:03:00Z</dcterms:modified>
</cp:coreProperties>
</file>